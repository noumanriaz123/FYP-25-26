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Ind w:w="108" w:type="dxa"/>
        <w:tblLayout w:type="fixed"/>
        <w:tblLook w:val="04A0" w:firstRow="1" w:lastRow="0" w:firstColumn="1" w:lastColumn="0" w:noHBand="0" w:noVBand="1"/>
      </w:tblPr>
      <w:tblGrid>
        <w:gridCol w:w="8640"/>
      </w:tblGrid>
      <w:tr w:rsidR="00C6154C" w14:paraId="0170221D" w14:textId="77777777">
        <w:trPr>
          <w:trHeight w:val="13140"/>
        </w:trPr>
        <w:tc>
          <w:tcPr>
            <w:tcW w:w="8640" w:type="dxa"/>
          </w:tcPr>
          <w:p w14:paraId="687FD044" w14:textId="77777777" w:rsidR="00C6154C" w:rsidRDefault="00C6154C">
            <w:pPr>
              <w:pStyle w:val="Title"/>
              <w:pBdr>
                <w:bottom w:val="single" w:sz="4" w:space="1" w:color="auto"/>
              </w:pBdr>
              <w:spacing w:before="0" w:after="120"/>
              <w:ind w:left="389"/>
              <w:rPr>
                <w:rFonts w:ascii="Verdana" w:hAnsi="Verdana"/>
                <w:sz w:val="36"/>
              </w:rPr>
            </w:pPr>
          </w:p>
          <w:p w14:paraId="5007685B" w14:textId="77777777" w:rsidR="00C6154C" w:rsidRDefault="00000000">
            <w:pPr>
              <w:pStyle w:val="Title"/>
              <w:pBdr>
                <w:bottom w:val="single" w:sz="4" w:space="1" w:color="auto"/>
              </w:pBdr>
              <w:spacing w:before="0" w:after="120"/>
              <w:ind w:left="389"/>
              <w:rPr>
                <w:rFonts w:ascii="Verdana" w:hAnsi="Verdana"/>
                <w:szCs w:val="72"/>
              </w:rPr>
            </w:pPr>
            <w:ins w:id="0" w:author="Farrukh Saleem" w:date="2002-04-02T12:13:00Z">
              <w:r>
                <w:rPr>
                  <w:rFonts w:ascii="Verdana" w:hAnsi="Verdana"/>
                  <w:sz w:val="36"/>
                </w:rPr>
                <w:t>Software Requirement</w:t>
              </w:r>
            </w:ins>
            <w:r>
              <w:rPr>
                <w:rFonts w:ascii="Verdana" w:hAnsi="Verdana"/>
                <w:sz w:val="36"/>
              </w:rPr>
              <w:t>s</w:t>
            </w:r>
            <w:ins w:id="1" w:author="Farrukh Saleem" w:date="2002-04-02T12:13:00Z">
              <w:r>
                <w:rPr>
                  <w:rFonts w:ascii="Verdana" w:hAnsi="Verdana"/>
                  <w:sz w:val="36"/>
                </w:rPr>
                <w:t xml:space="preserve"> Specification</w:t>
              </w:r>
            </w:ins>
            <w:r>
              <w:rPr>
                <w:rFonts w:ascii="Verdana" w:hAnsi="Verdana"/>
                <w:sz w:val="36"/>
              </w:rPr>
              <w:t>s</w:t>
            </w:r>
          </w:p>
          <w:p w14:paraId="34C8DC37" w14:textId="77777777" w:rsidR="00C6154C" w:rsidRDefault="00C6154C">
            <w:pPr>
              <w:pStyle w:val="special"/>
            </w:pPr>
          </w:p>
          <w:p w14:paraId="181F6A17" w14:textId="77777777" w:rsidR="00C6154C" w:rsidRDefault="00C6154C">
            <w:pPr>
              <w:pStyle w:val="special"/>
            </w:pPr>
          </w:p>
          <w:p w14:paraId="3218379C" w14:textId="77777777" w:rsidR="00C6154C" w:rsidRDefault="00000000">
            <w:pPr>
              <w:ind w:firstLineChars="250" w:firstLine="703"/>
              <w:rPr>
                <w:b/>
                <w:bCs/>
                <w:sz w:val="28"/>
                <w:szCs w:val="28"/>
              </w:rPr>
            </w:pPr>
            <w:r>
              <w:rPr>
                <w:b/>
                <w:bCs/>
                <w:color w:val="000000"/>
                <w:sz w:val="28"/>
                <w:szCs w:val="28"/>
                <w:lang w:eastAsia="zh-CN" w:bidi="ar"/>
              </w:rPr>
              <w:t>AI and Blockchain-Based Certificate Verification System</w:t>
            </w:r>
          </w:p>
          <w:p w14:paraId="4E1CDFD5" w14:textId="77777777" w:rsidR="00C6154C" w:rsidRDefault="00C6154C">
            <w:pPr>
              <w:pStyle w:val="special"/>
            </w:pPr>
          </w:p>
          <w:p w14:paraId="07AB6011" w14:textId="77777777" w:rsidR="00C6154C" w:rsidRDefault="00C6154C">
            <w:pPr>
              <w:pStyle w:val="special"/>
              <w:rPr>
                <w:sz w:val="24"/>
              </w:rPr>
            </w:pPr>
          </w:p>
          <w:p w14:paraId="42FCDB28" w14:textId="77777777" w:rsidR="00C6154C" w:rsidRDefault="00000000">
            <w:pPr>
              <w:rPr>
                <w:b/>
                <w:bCs/>
                <w:sz w:val="32"/>
                <w:szCs w:val="32"/>
              </w:rPr>
            </w:pPr>
            <w:r>
              <w:rPr>
                <w:b/>
                <w:bCs/>
                <w:sz w:val="32"/>
                <w:szCs w:val="32"/>
              </w:rPr>
              <w:t>Project Code:</w:t>
            </w:r>
          </w:p>
          <w:p w14:paraId="0E1F707F" w14:textId="77777777" w:rsidR="00C6154C" w:rsidRDefault="00C6154C">
            <w:pPr>
              <w:rPr>
                <w:rFonts w:ascii="Arial Black" w:hAnsi="Arial Black" w:cs="Arial"/>
              </w:rPr>
            </w:pPr>
          </w:p>
          <w:p w14:paraId="1B5B8571" w14:textId="77777777" w:rsidR="00C6154C" w:rsidRDefault="00000000">
            <w:pPr>
              <w:rPr>
                <w:rFonts w:ascii="Arial Black" w:hAnsi="Arial Black" w:cs="Arial"/>
              </w:rPr>
            </w:pPr>
            <w:r>
              <w:rPr>
                <w:rFonts w:ascii="Arial Black" w:hAnsi="Arial Black" w:cs="Arial"/>
              </w:rPr>
              <w:t xml:space="preserve">                         </w:t>
            </w:r>
            <w:r>
              <w:rPr>
                <w:rFonts w:ascii="Verdana" w:hAnsi="Verdana" w:cs="Verdana"/>
                <w:color w:val="000000"/>
                <w:lang w:eastAsia="zh-CN" w:bidi="ar"/>
              </w:rPr>
              <w:t>BCV-AI-(25-26)</w:t>
            </w:r>
          </w:p>
          <w:p w14:paraId="28200106" w14:textId="77777777" w:rsidR="00C6154C" w:rsidRDefault="00C6154C">
            <w:pPr>
              <w:rPr>
                <w:rFonts w:ascii="Arial Black" w:hAnsi="Arial Black" w:cs="Arial"/>
              </w:rPr>
            </w:pPr>
          </w:p>
          <w:p w14:paraId="26B45316" w14:textId="77777777" w:rsidR="00C6154C" w:rsidRDefault="00000000">
            <w:pPr>
              <w:rPr>
                <w:rFonts w:ascii="Arial Black" w:hAnsi="Arial Black" w:cs="Arial"/>
              </w:rPr>
            </w:pPr>
            <w:r>
              <w:rPr>
                <w:rFonts w:ascii="Arial Black" w:hAnsi="Arial Black" w:cs="Arial"/>
              </w:rPr>
              <w:t>Internal Advisor:</w:t>
            </w:r>
          </w:p>
          <w:p w14:paraId="55B31B4D" w14:textId="77777777" w:rsidR="00C6154C" w:rsidRDefault="00C6154C">
            <w:pPr>
              <w:rPr>
                <w:rFonts w:ascii="Arial Black" w:hAnsi="Arial Black" w:cs="Arial"/>
              </w:rPr>
            </w:pPr>
          </w:p>
          <w:p w14:paraId="05CEC71B" w14:textId="77777777" w:rsidR="00C6154C" w:rsidRDefault="00000000">
            <w:pPr>
              <w:rPr>
                <w:rFonts w:ascii="Verdana" w:hAnsi="Verdana" w:cs="Verdana"/>
              </w:rPr>
            </w:pPr>
            <w:r>
              <w:rPr>
                <w:rFonts w:ascii="Verdana" w:hAnsi="Verdana" w:cs="Verdana"/>
              </w:rPr>
              <w:t xml:space="preserve">                         Mr. Muhammad Fahad</w:t>
            </w:r>
          </w:p>
          <w:p w14:paraId="4E47CEEA" w14:textId="77777777" w:rsidR="00C6154C" w:rsidRDefault="00C6154C">
            <w:pPr>
              <w:rPr>
                <w:rFonts w:ascii="Arial Black" w:hAnsi="Arial Black" w:cs="Arial"/>
              </w:rPr>
            </w:pPr>
          </w:p>
          <w:p w14:paraId="6A85CC50" w14:textId="77777777" w:rsidR="00C6154C" w:rsidRDefault="00000000">
            <w:pPr>
              <w:rPr>
                <w:rFonts w:ascii="Arial Black" w:hAnsi="Arial Black" w:cs="Arial"/>
              </w:rPr>
            </w:pPr>
            <w:r>
              <w:rPr>
                <w:rFonts w:ascii="Arial Black" w:hAnsi="Arial Black" w:cs="Arial"/>
              </w:rPr>
              <w:t>Project Manager:</w:t>
            </w:r>
          </w:p>
          <w:p w14:paraId="4FE2F73E" w14:textId="77777777" w:rsidR="00C6154C" w:rsidRDefault="00C6154C">
            <w:pPr>
              <w:rPr>
                <w:rFonts w:ascii="Arial Black" w:hAnsi="Arial Black" w:cs="Arial"/>
              </w:rPr>
            </w:pPr>
          </w:p>
          <w:p w14:paraId="7F6CF355" w14:textId="77777777" w:rsidR="00C6154C" w:rsidRDefault="00000000">
            <w:pPr>
              <w:rPr>
                <w:rFonts w:ascii="Verdana" w:hAnsi="Verdana" w:cs="Verdana"/>
                <w:b/>
                <w:bCs/>
              </w:rPr>
            </w:pPr>
            <w:r>
              <w:rPr>
                <w:rFonts w:ascii="Verdana" w:hAnsi="Verdana" w:cs="Verdana"/>
              </w:rPr>
              <w:t xml:space="preserve">                        Dr. Muhammad Ilyas</w:t>
            </w:r>
          </w:p>
          <w:p w14:paraId="334DAA38" w14:textId="77777777" w:rsidR="00C6154C" w:rsidRDefault="00C6154C">
            <w:pPr>
              <w:rPr>
                <w:rFonts w:ascii="Arial Black" w:hAnsi="Arial Black" w:cs="Arial"/>
              </w:rPr>
            </w:pPr>
          </w:p>
          <w:p w14:paraId="75C60C2D" w14:textId="77777777" w:rsidR="00C6154C" w:rsidRDefault="00000000">
            <w:pPr>
              <w:rPr>
                <w:rFonts w:ascii="Arial Black" w:hAnsi="Arial Black" w:cs="Arial"/>
              </w:rPr>
            </w:pPr>
            <w:r>
              <w:rPr>
                <w:rFonts w:ascii="Arial Black" w:hAnsi="Arial Black" w:cs="Arial"/>
              </w:rPr>
              <w:t>Project Team:</w:t>
            </w:r>
          </w:p>
          <w:p w14:paraId="33A81D4A" w14:textId="77777777" w:rsidR="00C6154C" w:rsidRDefault="00C6154C">
            <w:pPr>
              <w:rPr>
                <w:rFonts w:ascii="Arial Black" w:hAnsi="Arial Black" w:cs="Arial"/>
              </w:rPr>
            </w:pPr>
          </w:p>
          <w:p w14:paraId="59B5A8A4" w14:textId="77777777" w:rsidR="00C6154C" w:rsidRDefault="00000000">
            <w:pPr>
              <w:numPr>
                <w:ilvl w:val="0"/>
                <w:numId w:val="5"/>
              </w:numPr>
              <w:rPr>
                <w:rFonts w:ascii="Verdana" w:hAnsi="Verdana" w:cs="Verdana"/>
              </w:rPr>
            </w:pPr>
            <w:r>
              <w:rPr>
                <w:rFonts w:ascii="Verdana" w:hAnsi="Verdana" w:cs="Verdana"/>
              </w:rPr>
              <w:t>Nouman Riaz   BSCS51F21R</w:t>
            </w:r>
            <w:proofErr w:type="gramStart"/>
            <w:r>
              <w:rPr>
                <w:rFonts w:ascii="Verdana" w:hAnsi="Verdana" w:cs="Verdana"/>
              </w:rPr>
              <w:t>003  (</w:t>
            </w:r>
            <w:proofErr w:type="gramEnd"/>
            <w:r>
              <w:rPr>
                <w:rFonts w:ascii="Verdana" w:hAnsi="Verdana" w:cs="Verdana"/>
              </w:rPr>
              <w:t>Team Lead)</w:t>
            </w:r>
          </w:p>
          <w:p w14:paraId="67B721D0" w14:textId="77777777" w:rsidR="00C6154C" w:rsidRDefault="00C6154C">
            <w:pPr>
              <w:rPr>
                <w:rFonts w:ascii="Arial Black" w:hAnsi="Arial Black" w:cs="Arial"/>
              </w:rPr>
            </w:pPr>
          </w:p>
          <w:p w14:paraId="435149D9" w14:textId="77777777" w:rsidR="00C6154C" w:rsidRDefault="00000000">
            <w:r>
              <w:rPr>
                <w:rFonts w:ascii="Arial Black" w:hAnsi="Arial Black" w:cs="Arial"/>
              </w:rPr>
              <w:t>Submission Date:</w:t>
            </w:r>
          </w:p>
          <w:p w14:paraId="7723F42A" w14:textId="77777777" w:rsidR="00C6154C" w:rsidRDefault="00C6154C">
            <w:pPr>
              <w:pStyle w:val="special"/>
            </w:pPr>
          </w:p>
          <w:p w14:paraId="4E6D30CA" w14:textId="77777777" w:rsidR="00C6154C" w:rsidRDefault="00000000">
            <w:pPr>
              <w:pStyle w:val="special"/>
              <w:rPr>
                <w:rFonts w:ascii="Verdana" w:hAnsi="Verdana" w:cs="Verdana"/>
                <w:b w:val="0"/>
                <w:bCs w:val="0"/>
              </w:rPr>
            </w:pPr>
            <w:r>
              <w:rPr>
                <w:rFonts w:ascii="Verdana" w:hAnsi="Verdana" w:cs="Verdana"/>
                <w:b w:val="0"/>
                <w:bCs w:val="0"/>
              </w:rPr>
              <w:t xml:space="preserve">                    October 20, 2025</w:t>
            </w:r>
          </w:p>
          <w:p w14:paraId="6D30C3F6" w14:textId="77777777" w:rsidR="00C6154C" w:rsidRDefault="00C6154C">
            <w:pPr>
              <w:pStyle w:val="special"/>
            </w:pPr>
          </w:p>
          <w:p w14:paraId="71DB5C9B" w14:textId="77777777" w:rsidR="00C6154C" w:rsidRDefault="00C6154C">
            <w:pPr>
              <w:pStyle w:val="special"/>
            </w:pPr>
          </w:p>
          <w:p w14:paraId="27E435CF" w14:textId="77777777" w:rsidR="00C6154C" w:rsidRDefault="00C6154C">
            <w:pPr>
              <w:pStyle w:val="special"/>
            </w:pPr>
          </w:p>
          <w:p w14:paraId="0CED29A5" w14:textId="77777777" w:rsidR="00C6154C" w:rsidRDefault="00C6154C">
            <w:pPr>
              <w:pStyle w:val="special"/>
            </w:pPr>
          </w:p>
          <w:p w14:paraId="3B7B840E" w14:textId="0B4725B0" w:rsidR="00C6154C" w:rsidRDefault="00AB0BFD">
            <w:pPr>
              <w:pStyle w:val="special"/>
            </w:pPr>
            <w:r>
              <w:rPr>
                <w:noProof/>
                <w14:shadow w14:blurRad="0" w14:dist="0" w14:dir="0" w14:sx="0" w14:sy="0" w14:kx="0" w14:ky="0" w14:algn="none">
                  <w14:srgbClr w14:val="000000"/>
                </w14:shadow>
              </w:rPr>
              <mc:AlternateContent>
                <mc:Choice Requires="wps">
                  <w:drawing>
                    <wp:anchor distT="0" distB="0" distL="114300" distR="114300" simplePos="0" relativeHeight="251662336" behindDoc="0" locked="0" layoutInCell="1" allowOverlap="1" wp14:anchorId="437D7A86" wp14:editId="01650289">
                      <wp:simplePos x="0" y="0"/>
                      <wp:positionH relativeFrom="column">
                        <wp:posOffset>3625215</wp:posOffset>
                      </wp:positionH>
                      <wp:positionV relativeFrom="paragraph">
                        <wp:posOffset>236220</wp:posOffset>
                      </wp:positionV>
                      <wp:extent cx="323851" cy="413301"/>
                      <wp:effectExtent l="0" t="0" r="19050" b="25400"/>
                      <wp:wrapNone/>
                      <wp:docPr id="805796092" name="Freeform: Shape 6"/>
                      <wp:cNvGraphicFramePr/>
                      <a:graphic xmlns:a="http://schemas.openxmlformats.org/drawingml/2006/main">
                        <a:graphicData uri="http://schemas.microsoft.com/office/word/2010/wordprocessingShape">
                          <wps:wsp>
                            <wps:cNvSpPr/>
                            <wps:spPr>
                              <a:xfrm>
                                <a:off x="0" y="0"/>
                                <a:ext cx="323851" cy="413301"/>
                              </a:xfrm>
                              <a:custGeom>
                                <a:avLst/>
                                <a:gdLst>
                                  <a:gd name="connsiteX0" fmla="*/ 0 w 323851"/>
                                  <a:gd name="connsiteY0" fmla="*/ 133350 h 413301"/>
                                  <a:gd name="connsiteX1" fmla="*/ 9525 w 323851"/>
                                  <a:gd name="connsiteY1" fmla="*/ 304800 h 413301"/>
                                  <a:gd name="connsiteX2" fmla="*/ 19050 w 323851"/>
                                  <a:gd name="connsiteY2" fmla="*/ 409575 h 413301"/>
                                  <a:gd name="connsiteX3" fmla="*/ 28575 w 323851"/>
                                  <a:gd name="connsiteY3" fmla="*/ 342900 h 413301"/>
                                  <a:gd name="connsiteX4" fmla="*/ 57150 w 323851"/>
                                  <a:gd name="connsiteY4" fmla="*/ 333375 h 413301"/>
                                  <a:gd name="connsiteX5" fmla="*/ 66675 w 323851"/>
                                  <a:gd name="connsiteY5" fmla="*/ 390525 h 413301"/>
                                  <a:gd name="connsiteX6" fmla="*/ 95250 w 323851"/>
                                  <a:gd name="connsiteY6" fmla="*/ 371475 h 413301"/>
                                  <a:gd name="connsiteX7" fmla="*/ 114300 w 323851"/>
                                  <a:gd name="connsiteY7" fmla="*/ 314325 h 413301"/>
                                  <a:gd name="connsiteX8" fmla="*/ 152400 w 323851"/>
                                  <a:gd name="connsiteY8" fmla="*/ 333375 h 413301"/>
                                  <a:gd name="connsiteX9" fmla="*/ 180975 w 323851"/>
                                  <a:gd name="connsiteY9" fmla="*/ 342900 h 413301"/>
                                  <a:gd name="connsiteX10" fmla="*/ 209550 w 323851"/>
                                  <a:gd name="connsiteY10" fmla="*/ 295275 h 413301"/>
                                  <a:gd name="connsiteX11" fmla="*/ 228600 w 323851"/>
                                  <a:gd name="connsiteY11" fmla="*/ 238125 h 413301"/>
                                  <a:gd name="connsiteX12" fmla="*/ 266700 w 323851"/>
                                  <a:gd name="connsiteY12" fmla="*/ 200025 h 413301"/>
                                  <a:gd name="connsiteX13" fmla="*/ 276225 w 323851"/>
                                  <a:gd name="connsiteY13" fmla="*/ 0 h 413301"/>
                                  <a:gd name="connsiteX14" fmla="*/ 304800 w 323851"/>
                                  <a:gd name="connsiteY14" fmla="*/ 200025 h 413301"/>
                                  <a:gd name="connsiteX15" fmla="*/ 323850 w 323851"/>
                                  <a:gd name="connsiteY15" fmla="*/ 295275 h 4133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23851" h="413301">
                                    <a:moveTo>
                                      <a:pt x="0" y="133350"/>
                                    </a:moveTo>
                                    <a:cubicBezTo>
                                      <a:pt x="3175" y="190500"/>
                                      <a:pt x="5587" y="247698"/>
                                      <a:pt x="9525" y="304800"/>
                                    </a:cubicBezTo>
                                    <a:cubicBezTo>
                                      <a:pt x="11938" y="339786"/>
                                      <a:pt x="3367" y="378208"/>
                                      <a:pt x="19050" y="409575"/>
                                    </a:cubicBezTo>
                                    <a:cubicBezTo>
                                      <a:pt x="29090" y="429655"/>
                                      <a:pt x="18535" y="362980"/>
                                      <a:pt x="28575" y="342900"/>
                                    </a:cubicBezTo>
                                    <a:cubicBezTo>
                                      <a:pt x="33065" y="333920"/>
                                      <a:pt x="47625" y="336550"/>
                                      <a:pt x="57150" y="333375"/>
                                    </a:cubicBezTo>
                                    <a:cubicBezTo>
                                      <a:pt x="60325" y="352425"/>
                                      <a:pt x="53019" y="376869"/>
                                      <a:pt x="66675" y="390525"/>
                                    </a:cubicBezTo>
                                    <a:cubicBezTo>
                                      <a:pt x="74770" y="398620"/>
                                      <a:pt x="89183" y="381183"/>
                                      <a:pt x="95250" y="371475"/>
                                    </a:cubicBezTo>
                                    <a:cubicBezTo>
                                      <a:pt x="105893" y="354447"/>
                                      <a:pt x="107950" y="333375"/>
                                      <a:pt x="114300" y="314325"/>
                                    </a:cubicBezTo>
                                    <a:cubicBezTo>
                                      <a:pt x="132699" y="424719"/>
                                      <a:pt x="107088" y="356031"/>
                                      <a:pt x="152400" y="333375"/>
                                    </a:cubicBezTo>
                                    <a:cubicBezTo>
                                      <a:pt x="161380" y="328885"/>
                                      <a:pt x="171450" y="339725"/>
                                      <a:pt x="180975" y="342900"/>
                                    </a:cubicBezTo>
                                    <a:cubicBezTo>
                                      <a:pt x="190500" y="327025"/>
                                      <a:pt x="201889" y="312129"/>
                                      <a:pt x="209550" y="295275"/>
                                    </a:cubicBezTo>
                                    <a:cubicBezTo>
                                      <a:pt x="217859" y="276994"/>
                                      <a:pt x="228600" y="238125"/>
                                      <a:pt x="228600" y="238125"/>
                                    </a:cubicBezTo>
                                    <a:cubicBezTo>
                                      <a:pt x="238183" y="276456"/>
                                      <a:pt x="247043" y="342540"/>
                                      <a:pt x="266700" y="200025"/>
                                    </a:cubicBezTo>
                                    <a:cubicBezTo>
                                      <a:pt x="275821" y="133900"/>
                                      <a:pt x="273050" y="66675"/>
                                      <a:pt x="276225" y="0"/>
                                    </a:cubicBezTo>
                                    <a:cubicBezTo>
                                      <a:pt x="285750" y="66675"/>
                                      <a:pt x="294402" y="133480"/>
                                      <a:pt x="304800" y="200025"/>
                                    </a:cubicBezTo>
                                    <a:cubicBezTo>
                                      <a:pt x="324418" y="325580"/>
                                      <a:pt x="323850" y="338718"/>
                                      <a:pt x="323850" y="29527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561B26" id="Freeform: Shape 6" o:spid="_x0000_s1026" style="position:absolute;margin-left:285.45pt;margin-top:18.6pt;width:25.5pt;height:32.5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323851,413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" path="m,133350v3175,57150,5587,114348,9525,171450c11938,339786,3367,378208,19050,409575v10040,20080,-515,-46595,9525,-66675c33065,333920,47625,336550,57150,333375v3175,19050,-4131,43494,9525,57150c74770,398620,89183,381183,95250,371475v10643,-17028,12700,-38100,19050,-57150c132699,424719,107088,356031,152400,333375v8980,-4490,19050,6350,28575,9525c190500,327025,201889,312129,209550,295275v8309,-18281,19050,-57150,19050,-57150c238183,276456,247043,342540,266700,200025,275821,133900,273050,66675,276225,v9525,66675,18177,133480,28575,200025c324418,325580,323850,338718,323850,295275e" filled="f" strokecolor="#0a121c [484]" strokeweight="2pt">
                      <v:path arrowok="t" o:connecttype="custom" o:connectlocs="0,133350;9525,304800;19050,409575;28575,342900;57150,333375;66675,390525;95250,371475;114300,314325;152400,333375;180975,342900;209550,295275;228600,238125;266700,200025;276225,0;304800,200025;323850,295275" o:connectangles="0,0,0,0,0,0,0,0,0,0,0,0,0,0,0,0"/>
                    </v:shape>
                  </w:pict>
                </mc:Fallback>
              </mc:AlternateContent>
            </w:r>
          </w:p>
          <w:p w14:paraId="61DB786B" w14:textId="5C1100B1" w:rsidR="00C6154C" w:rsidRDefault="00AB0BFD">
            <w:pPr>
              <w:pStyle w:val="Heading3"/>
              <w:numPr>
                <w:ilvl w:val="0"/>
                <w:numId w:val="0"/>
              </w:numPr>
              <w:tabs>
                <w:tab w:val="clear" w:pos="720"/>
              </w:tabs>
              <w:ind w:left="4752"/>
              <w:rPr>
                <w:rFonts w:ascii="Arial" w:hAnsi="Arial" w:cs="Arial"/>
                <w:b w:val="0"/>
                <w:bCs w:val="0"/>
              </w:rPr>
            </w:pPr>
            <w:r>
              <w:rPr>
                <w:rFonts w:ascii="Arial" w:hAnsi="Arial" w:cs="Arial"/>
                <w:b w:val="0"/>
                <w:bCs w:val="0"/>
                <w:noProof/>
              </w:rPr>
              <mc:AlternateContent>
                <mc:Choice Requires="wps">
                  <w:drawing>
                    <wp:anchor distT="0" distB="0" distL="114300" distR="114300" simplePos="0" relativeHeight="251661312" behindDoc="0" locked="0" layoutInCell="1" allowOverlap="1" wp14:anchorId="13547C3E" wp14:editId="0700C377">
                      <wp:simplePos x="0" y="0"/>
                      <wp:positionH relativeFrom="column">
                        <wp:posOffset>3538648</wp:posOffset>
                      </wp:positionH>
                      <wp:positionV relativeFrom="paragraph">
                        <wp:posOffset>351790</wp:posOffset>
                      </wp:positionV>
                      <wp:extent cx="77077" cy="104775"/>
                      <wp:effectExtent l="0" t="0" r="18415" b="28575"/>
                      <wp:wrapNone/>
                      <wp:docPr id="1467450823" name="Freeform: Shape 5"/>
                      <wp:cNvGraphicFramePr/>
                      <a:graphic xmlns:a="http://schemas.openxmlformats.org/drawingml/2006/main">
                        <a:graphicData uri="http://schemas.microsoft.com/office/word/2010/wordprocessingShape">
                          <wps:wsp>
                            <wps:cNvSpPr/>
                            <wps:spPr>
                              <a:xfrm>
                                <a:off x="0" y="0"/>
                                <a:ext cx="77077" cy="104775"/>
                              </a:xfrm>
                              <a:custGeom>
                                <a:avLst/>
                                <a:gdLst>
                                  <a:gd name="connsiteX0" fmla="*/ 29417 w 77077"/>
                                  <a:gd name="connsiteY0" fmla="*/ 19050 h 104775"/>
                                  <a:gd name="connsiteX1" fmla="*/ 842 w 77077"/>
                                  <a:gd name="connsiteY1" fmla="*/ 76200 h 104775"/>
                                  <a:gd name="connsiteX2" fmla="*/ 10367 w 77077"/>
                                  <a:gd name="connsiteY2" fmla="*/ 104775 h 104775"/>
                                  <a:gd name="connsiteX3" fmla="*/ 29417 w 77077"/>
                                  <a:gd name="connsiteY3" fmla="*/ 76200 h 104775"/>
                                  <a:gd name="connsiteX4" fmla="*/ 48467 w 77077"/>
                                  <a:gd name="connsiteY4" fmla="*/ 28575 h 104775"/>
                                  <a:gd name="connsiteX5" fmla="*/ 57992 w 77077"/>
                                  <a:gd name="connsiteY5" fmla="*/ 85725 h 104775"/>
                                  <a:gd name="connsiteX6" fmla="*/ 77042 w 77077"/>
                                  <a:gd name="connsiteY6" fmla="*/ 0 h 104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7077" h="104775">
                                    <a:moveTo>
                                      <a:pt x="29417" y="19050"/>
                                    </a:moveTo>
                                    <a:cubicBezTo>
                                      <a:pt x="19892" y="38100"/>
                                      <a:pt x="5462" y="55409"/>
                                      <a:pt x="842" y="76200"/>
                                    </a:cubicBezTo>
                                    <a:cubicBezTo>
                                      <a:pt x="-1336" y="86001"/>
                                      <a:pt x="327" y="104775"/>
                                      <a:pt x="10367" y="104775"/>
                                    </a:cubicBezTo>
                                    <a:cubicBezTo>
                                      <a:pt x="21815" y="104775"/>
                                      <a:pt x="24297" y="86439"/>
                                      <a:pt x="29417" y="76200"/>
                                    </a:cubicBezTo>
                                    <a:cubicBezTo>
                                      <a:pt x="37063" y="60907"/>
                                      <a:pt x="42117" y="44450"/>
                                      <a:pt x="48467" y="28575"/>
                                    </a:cubicBezTo>
                                    <a:cubicBezTo>
                                      <a:pt x="51642" y="47625"/>
                                      <a:pt x="39670" y="91832"/>
                                      <a:pt x="57992" y="85725"/>
                                    </a:cubicBezTo>
                                    <a:cubicBezTo>
                                      <a:pt x="78786" y="78794"/>
                                      <a:pt x="77042" y="24074"/>
                                      <a:pt x="77042"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FAAC9D" id="Freeform: Shape 5" o:spid="_x0000_s1026" style="position:absolute;margin-left:278.65pt;margin-top:27.7pt;width:6.05pt;height:8.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77077,1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" path="m29417,19050c19892,38100,5462,55409,842,76200v-2178,9801,-515,28575,9525,28575c21815,104775,24297,86439,29417,76200,37063,60907,42117,44450,48467,28575v3175,19050,-8797,63257,9525,57150c78786,78794,77042,24074,77042,e" filled="f" strokecolor="#0a121c [484]" strokeweight="2pt">
                      <v:path arrowok="t" o:connecttype="custom" o:connectlocs="29417,19050;842,76200;10367,104775;29417,76200;48467,28575;57992,85725;77042,0" o:connectangles="0,0,0,0,0,0,0"/>
                    </v:shape>
                  </w:pict>
                </mc:Fallback>
              </mc:AlternateContent>
            </w:r>
            <w:r>
              <w:rPr>
                <w:rFonts w:ascii="Arial" w:hAnsi="Arial" w:cs="Arial"/>
                <w:b w:val="0"/>
                <w:bCs w:val="0"/>
                <w:noProof/>
              </w:rPr>
              <mc:AlternateContent>
                <mc:Choice Requires="wps">
                  <w:drawing>
                    <wp:anchor distT="0" distB="0" distL="114300" distR="114300" simplePos="0" relativeHeight="251660288" behindDoc="0" locked="0" layoutInCell="1" allowOverlap="1" wp14:anchorId="45EB426C" wp14:editId="73018260">
                      <wp:simplePos x="0" y="0"/>
                      <wp:positionH relativeFrom="column">
                        <wp:posOffset>3348990</wp:posOffset>
                      </wp:positionH>
                      <wp:positionV relativeFrom="paragraph">
                        <wp:posOffset>384852</wp:posOffset>
                      </wp:positionV>
                      <wp:extent cx="190524" cy="62188"/>
                      <wp:effectExtent l="0" t="0" r="19050" b="14605"/>
                      <wp:wrapNone/>
                      <wp:docPr id="1470231958" name="Freeform: Shape 2"/>
                      <wp:cNvGraphicFramePr/>
                      <a:graphic xmlns:a="http://schemas.openxmlformats.org/drawingml/2006/main">
                        <a:graphicData uri="http://schemas.microsoft.com/office/word/2010/wordprocessingShape">
                          <wps:wsp>
                            <wps:cNvSpPr/>
                            <wps:spPr>
                              <a:xfrm>
                                <a:off x="0" y="0"/>
                                <a:ext cx="190524" cy="62188"/>
                              </a:xfrm>
                              <a:custGeom>
                                <a:avLst/>
                                <a:gdLst>
                                  <a:gd name="connsiteX0" fmla="*/ 0 w 190524"/>
                                  <a:gd name="connsiteY0" fmla="*/ 62188 h 62188"/>
                                  <a:gd name="connsiteX1" fmla="*/ 133350 w 190524"/>
                                  <a:gd name="connsiteY1" fmla="*/ 24088 h 62188"/>
                                  <a:gd name="connsiteX2" fmla="*/ 190500 w 190524"/>
                                  <a:gd name="connsiteY2" fmla="*/ 14563 h 62188"/>
                                </a:gdLst>
                                <a:ahLst/>
                                <a:cxnLst>
                                  <a:cxn ang="0">
                                    <a:pos x="connsiteX0" y="connsiteY0"/>
                                  </a:cxn>
                                  <a:cxn ang="0">
                                    <a:pos x="connsiteX1" y="connsiteY1"/>
                                  </a:cxn>
                                  <a:cxn ang="0">
                                    <a:pos x="connsiteX2" y="connsiteY2"/>
                                  </a:cxn>
                                </a:cxnLst>
                                <a:rect l="l" t="t" r="r" b="b"/>
                                <a:pathLst>
                                  <a:path w="190524" h="62188">
                                    <a:moveTo>
                                      <a:pt x="0" y="62188"/>
                                    </a:moveTo>
                                    <a:cubicBezTo>
                                      <a:pt x="94744" y="24290"/>
                                      <a:pt x="-3204" y="60502"/>
                                      <a:pt x="133350" y="24088"/>
                                    </a:cubicBezTo>
                                    <a:cubicBezTo>
                                      <a:pt x="193512" y="8045"/>
                                      <a:pt x="190500" y="-15677"/>
                                      <a:pt x="190500" y="1456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60C996" id="Freeform: Shape 2" o:spid="_x0000_s1026" style="position:absolute;margin-left:263.7pt;margin-top:30.3pt;width:15pt;height:4.9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90524,62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" path="m,62188c94744,24290,-3204,60502,133350,24088v60162,-16043,57150,-39765,57150,-9525e" filled="f" strokecolor="#0a121c [484]" strokeweight="2pt">
                      <v:path arrowok="t" o:connecttype="custom" o:connectlocs="0,62188;133350,24088;190500,14563" o:connectangles="0,0,0"/>
                    </v:shape>
                  </w:pict>
                </mc:Fallback>
              </mc:AlternateContent>
            </w:r>
            <w:r>
              <w:rPr>
                <w:rFonts w:ascii="Arial" w:hAnsi="Arial" w:cs="Arial"/>
                <w:b w:val="0"/>
                <w:bCs w:val="0"/>
                <w:noProof/>
              </w:rPr>
              <mc:AlternateContent>
                <mc:Choice Requires="wps">
                  <w:drawing>
                    <wp:anchor distT="0" distB="0" distL="114300" distR="114300" simplePos="0" relativeHeight="251659264" behindDoc="0" locked="0" layoutInCell="1" allowOverlap="1" wp14:anchorId="23503FFC" wp14:editId="18E03BB7">
                      <wp:simplePos x="0" y="0"/>
                      <wp:positionH relativeFrom="column">
                        <wp:posOffset>3320415</wp:posOffset>
                      </wp:positionH>
                      <wp:positionV relativeFrom="paragraph">
                        <wp:posOffset>55000</wp:posOffset>
                      </wp:positionV>
                      <wp:extent cx="114300" cy="630165"/>
                      <wp:effectExtent l="0" t="0" r="19050" b="17780"/>
                      <wp:wrapNone/>
                      <wp:docPr id="1779635114" name="Freeform: Shape 1"/>
                      <wp:cNvGraphicFramePr/>
                      <a:graphic xmlns:a="http://schemas.openxmlformats.org/drawingml/2006/main">
                        <a:graphicData uri="http://schemas.microsoft.com/office/word/2010/wordprocessingShape">
                          <wps:wsp>
                            <wps:cNvSpPr/>
                            <wps:spPr>
                              <a:xfrm>
                                <a:off x="0" y="0"/>
                                <a:ext cx="114300" cy="630165"/>
                              </a:xfrm>
                              <a:custGeom>
                                <a:avLst/>
                                <a:gdLst>
                                  <a:gd name="connsiteX0" fmla="*/ 0 w 114300"/>
                                  <a:gd name="connsiteY0" fmla="*/ 182490 h 630165"/>
                                  <a:gd name="connsiteX1" fmla="*/ 76200 w 114300"/>
                                  <a:gd name="connsiteY1" fmla="*/ 115815 h 630165"/>
                                  <a:gd name="connsiteX2" fmla="*/ 114300 w 114300"/>
                                  <a:gd name="connsiteY2" fmla="*/ 87240 h 630165"/>
                                  <a:gd name="connsiteX3" fmla="*/ 95250 w 114300"/>
                                  <a:gd name="connsiteY3" fmla="*/ 630165 h 630165"/>
                                </a:gdLst>
                                <a:ahLst/>
                                <a:cxnLst>
                                  <a:cxn ang="0">
                                    <a:pos x="connsiteX0" y="connsiteY0"/>
                                  </a:cxn>
                                  <a:cxn ang="0">
                                    <a:pos x="connsiteX1" y="connsiteY1"/>
                                  </a:cxn>
                                  <a:cxn ang="0">
                                    <a:pos x="connsiteX2" y="connsiteY2"/>
                                  </a:cxn>
                                  <a:cxn ang="0">
                                    <a:pos x="connsiteX3" y="connsiteY3"/>
                                  </a:cxn>
                                </a:cxnLst>
                                <a:rect l="l" t="t" r="r" b="b"/>
                                <a:pathLst>
                                  <a:path w="114300" h="630165">
                                    <a:moveTo>
                                      <a:pt x="0" y="182490"/>
                                    </a:moveTo>
                                    <a:cubicBezTo>
                                      <a:pt x="25400" y="160265"/>
                                      <a:pt x="59290" y="145024"/>
                                      <a:pt x="76200" y="115815"/>
                                    </a:cubicBezTo>
                                    <a:cubicBezTo>
                                      <a:pt x="119279" y="41405"/>
                                      <a:pt x="94924" y="-87140"/>
                                      <a:pt x="114300" y="87240"/>
                                    </a:cubicBezTo>
                                    <a:lnTo>
                                      <a:pt x="95250" y="630165"/>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C837DD" id="Freeform: Shape 1" o:spid="_x0000_s1026" style="position:absolute;margin-left:261.45pt;margin-top:4.35pt;width:9pt;height:49.6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4300,63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" path="m,182490c25400,160265,59290,145024,76200,115815,119279,41405,94924,-87140,114300,87240l95250,630165e" filled="f" strokecolor="#0a121c [484]" strokeweight="2pt">
                      <v:path arrowok="t" o:connecttype="custom" o:connectlocs="0,182490;76200,115815;114300,87240;95250,630165" o:connectangles="0,0,0,0"/>
                    </v:shape>
                  </w:pict>
                </mc:Fallback>
              </mc:AlternateContent>
            </w:r>
            <w:r>
              <w:rPr>
                <w:rFonts w:ascii="Arial" w:hAnsi="Arial" w:cs="Arial"/>
                <w:b w:val="0"/>
                <w:bCs w:val="0"/>
              </w:rPr>
              <w:t xml:space="preserve">                           _____________________</w:t>
            </w:r>
          </w:p>
          <w:p w14:paraId="6373F6B0" w14:textId="77777777" w:rsidR="00C6154C" w:rsidRDefault="00000000">
            <w:pPr>
              <w:pStyle w:val="special"/>
            </w:pPr>
            <w:r>
              <w:rPr>
                <w:rFonts w:cs="Arial"/>
                <w:sz w:val="20"/>
              </w:rPr>
              <w:t xml:space="preserve">                                                                                     Project Manager’s Signature</w:t>
            </w:r>
            <w:ins w:id="2" w:author="Farrukh Saleem" w:date="2002-04-02T12:13:00Z">
              <w:del w:id="3" w:author="maryum" w:date="2002-09-10T09:53:00Z">
                <w:r>
                  <w:delText>Document</w:delText>
                </w:r>
              </w:del>
            </w:ins>
          </w:p>
        </w:tc>
      </w:tr>
    </w:tbl>
    <w:p w14:paraId="74E4A0E3" w14:textId="77777777" w:rsidR="00C6154C" w:rsidRDefault="00000000">
      <w:pPr>
        <w:rPr>
          <w:b/>
          <w:bCs/>
        </w:rPr>
      </w:pPr>
      <w:bookmarkStart w:id="4" w:name="_Toc512155514"/>
      <w:bookmarkStart w:id="5" w:name="_Toc497565167"/>
      <w:bookmarkStart w:id="6" w:name="_Toc512155516"/>
      <w:r>
        <w:rPr>
          <w:rFonts w:ascii="Arial" w:hAnsi="Arial" w:cs="Arial"/>
          <w:b/>
          <w:bCs/>
          <w:sz w:val="32"/>
        </w:rPr>
        <w:lastRenderedPageBreak/>
        <w:t>Document Information</w:t>
      </w:r>
      <w:bookmarkEnd w:id="4"/>
    </w:p>
    <w:p w14:paraId="1C10E37F" w14:textId="77777777" w:rsidR="00C6154C" w:rsidRDefault="00C6154C">
      <w:pPr>
        <w:rPr>
          <w:rFonts w:ascii="Arial" w:hAnsi="Arial" w:cs="Arial"/>
          <w:b/>
          <w:bCs/>
          <w:sz w:val="32"/>
        </w:rPr>
      </w:pPr>
    </w:p>
    <w:tbl>
      <w:tblPr>
        <w:tblW w:w="8460" w:type="dxa"/>
        <w:jc w:val="center"/>
        <w:tblLayout w:type="fixed"/>
        <w:tblLook w:val="04A0" w:firstRow="1" w:lastRow="0" w:firstColumn="1" w:lastColumn="0" w:noHBand="0" w:noVBand="1"/>
      </w:tblPr>
      <w:tblGrid>
        <w:gridCol w:w="2340"/>
        <w:gridCol w:w="6120"/>
      </w:tblGrid>
      <w:tr w:rsidR="00C6154C" w14:paraId="1D483DD9" w14:textId="77777777">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73536442" w14:textId="77777777" w:rsidR="00C6154C" w:rsidRDefault="00000000">
            <w:pPr>
              <w:pStyle w:val="TableHeading"/>
              <w:spacing w:after="120"/>
              <w:ind w:left="389" w:hanging="389"/>
              <w:jc w:val="both"/>
            </w:pPr>
            <w:r>
              <w:t>Category</w:t>
            </w:r>
          </w:p>
        </w:tc>
        <w:tc>
          <w:tcPr>
            <w:tcW w:w="6120"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6A932972" w14:textId="77777777" w:rsidR="00C6154C" w:rsidRDefault="00000000">
            <w:pPr>
              <w:pStyle w:val="TableHeading"/>
              <w:spacing w:after="120"/>
              <w:ind w:left="389" w:hanging="389"/>
              <w:jc w:val="both"/>
            </w:pPr>
            <w:r>
              <w:t>Information</w:t>
            </w:r>
          </w:p>
        </w:tc>
      </w:tr>
      <w:tr w:rsidR="00C6154C" w14:paraId="6B0DEE82" w14:textId="77777777">
        <w:trPr>
          <w:cantSplit/>
          <w:jc w:val="center"/>
        </w:trPr>
        <w:tc>
          <w:tcPr>
            <w:tcW w:w="2340" w:type="dxa"/>
            <w:tcBorders>
              <w:left w:val="single" w:sz="8" w:space="0" w:color="C0C0C0"/>
              <w:bottom w:val="single" w:sz="8" w:space="0" w:color="C0C0C0"/>
              <w:right w:val="single" w:sz="8" w:space="0" w:color="C0C0C0"/>
            </w:tcBorders>
            <w:shd w:val="pct5" w:color="auto" w:fill="FFFFFF"/>
            <w:vAlign w:val="center"/>
          </w:tcPr>
          <w:p w14:paraId="7FD5AA6A" w14:textId="77777777" w:rsidR="00C6154C" w:rsidRDefault="00000000">
            <w:pPr>
              <w:pStyle w:val="TableEntry"/>
            </w:pPr>
            <w:r>
              <w:t>Customer</w:t>
            </w:r>
          </w:p>
        </w:tc>
        <w:tc>
          <w:tcPr>
            <w:tcW w:w="6120" w:type="dxa"/>
            <w:tcBorders>
              <w:left w:val="single" w:sz="8" w:space="0" w:color="C0C0C0"/>
              <w:bottom w:val="single" w:sz="8" w:space="0" w:color="C0C0C0"/>
              <w:right w:val="single" w:sz="8" w:space="0" w:color="C0C0C0"/>
            </w:tcBorders>
            <w:shd w:val="pct5" w:color="auto" w:fill="FFFFFF"/>
            <w:vAlign w:val="center"/>
          </w:tcPr>
          <w:p w14:paraId="35F22703" w14:textId="77777777" w:rsidR="00C6154C" w:rsidRDefault="00000000">
            <w:pPr>
              <w:pStyle w:val="TableEntry"/>
            </w:pPr>
            <w:r>
              <w:t>University of Sargodha</w:t>
            </w:r>
          </w:p>
        </w:tc>
      </w:tr>
      <w:tr w:rsidR="00C6154C" w14:paraId="39361CDA"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7FB9501C" w14:textId="77777777" w:rsidR="00C6154C" w:rsidRDefault="00000000">
            <w:pPr>
              <w:pStyle w:val="TableEntry"/>
            </w:pPr>
            <w:r>
              <w:t>Project</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9AA4431" w14:textId="77777777" w:rsidR="00C6154C" w:rsidRDefault="00000000">
            <w:pPr>
              <w:pStyle w:val="TableEntry"/>
            </w:pPr>
            <w:r>
              <w:rPr>
                <w:rFonts w:cs="Verdana"/>
                <w:szCs w:val="16"/>
              </w:rPr>
              <w:t>AI and Blockchain-Based Certificate Verification System</w:t>
            </w:r>
          </w:p>
        </w:tc>
      </w:tr>
      <w:tr w:rsidR="00C6154C" w14:paraId="1BB24DA5"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976838F" w14:textId="77777777" w:rsidR="00C6154C" w:rsidRDefault="00000000">
            <w:pPr>
              <w:pStyle w:val="TableEntry"/>
            </w:pPr>
            <w:r>
              <w:t>Document</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145948B5" w14:textId="77777777" w:rsidR="00C6154C" w:rsidRDefault="00000000">
            <w:pPr>
              <w:pStyle w:val="TableEntry"/>
            </w:pPr>
            <w:r>
              <w:t>Requirement Specifications</w:t>
            </w:r>
          </w:p>
        </w:tc>
      </w:tr>
      <w:tr w:rsidR="00C6154C" w14:paraId="7138C64D"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72CDD98B" w14:textId="77777777" w:rsidR="00C6154C" w:rsidRDefault="00000000">
            <w:pPr>
              <w:pStyle w:val="TableEntry"/>
            </w:pPr>
            <w:r>
              <w:t>Document Version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4BBE4F3" w14:textId="77777777" w:rsidR="00C6154C" w:rsidRDefault="00000000">
            <w:pPr>
              <w:pStyle w:val="TableEntry"/>
            </w:pPr>
            <w:r>
              <w:t>1.0</w:t>
            </w:r>
          </w:p>
        </w:tc>
      </w:tr>
      <w:tr w:rsidR="00C6154C" w14:paraId="4F61C637"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BC5C880" w14:textId="77777777" w:rsidR="00C6154C" w:rsidRDefault="00000000">
            <w:pPr>
              <w:pStyle w:val="TableEntry"/>
            </w:pPr>
            <w:r>
              <w:t>Identifier</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1097CE5" w14:textId="77777777" w:rsidR="00C6154C" w:rsidRDefault="00000000">
            <w:pPr>
              <w:rPr>
                <w:rFonts w:ascii="Verdana" w:hAnsi="Verdana" w:cs="Verdana"/>
                <w:sz w:val="16"/>
                <w:szCs w:val="16"/>
              </w:rPr>
            </w:pPr>
            <w:r>
              <w:rPr>
                <w:rFonts w:ascii="Verdana" w:hAnsi="Verdana" w:cs="Verdana"/>
                <w:color w:val="000000"/>
                <w:sz w:val="16"/>
                <w:szCs w:val="16"/>
                <w:lang w:eastAsia="zh-CN" w:bidi="ar"/>
              </w:rPr>
              <w:t>BCV-AI-(25-26)</w:t>
            </w:r>
          </w:p>
        </w:tc>
      </w:tr>
      <w:tr w:rsidR="00C6154C" w14:paraId="7D0E626F"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EA3167B" w14:textId="77777777" w:rsidR="00C6154C" w:rsidRDefault="00000000">
            <w:pPr>
              <w:pStyle w:val="TableEntry"/>
            </w:pPr>
            <w:r>
              <w:t>Status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B229695" w14:textId="77777777" w:rsidR="00C6154C" w:rsidRDefault="00000000">
            <w:pPr>
              <w:pStyle w:val="TableEntry"/>
            </w:pPr>
            <w:r>
              <w:t>Draft</w:t>
            </w:r>
          </w:p>
        </w:tc>
      </w:tr>
      <w:tr w:rsidR="00C6154C" w14:paraId="7ED5F988"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0CF91047" w14:textId="77777777" w:rsidR="00C6154C" w:rsidRDefault="00000000">
            <w:pPr>
              <w:pStyle w:val="TableEntry"/>
            </w:pPr>
            <w:r>
              <w:t>Author(s)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74EBF4D" w14:textId="77777777" w:rsidR="00C6154C" w:rsidRDefault="00000000">
            <w:pPr>
              <w:pStyle w:val="TableEntry"/>
            </w:pPr>
            <w:r>
              <w:t>Muhammad Nouman Riaz</w:t>
            </w:r>
          </w:p>
        </w:tc>
      </w:tr>
      <w:tr w:rsidR="00C6154C" w14:paraId="2FE14A03"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2B8A1999" w14:textId="77777777" w:rsidR="00C6154C" w:rsidRDefault="00000000">
            <w:pPr>
              <w:pStyle w:val="TableEntry"/>
            </w:pPr>
            <w:r>
              <w:t>Approver(s)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675F93F7" w14:textId="77777777" w:rsidR="00C6154C" w:rsidRDefault="00000000">
            <w:pPr>
              <w:pStyle w:val="TableEntry"/>
            </w:pPr>
            <w:r>
              <w:t>Dr. Muhammad Ilyas</w:t>
            </w:r>
          </w:p>
        </w:tc>
      </w:tr>
      <w:tr w:rsidR="00C6154C" w14:paraId="668E4891"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0970C0A" w14:textId="77777777" w:rsidR="00C6154C" w:rsidRDefault="00000000">
            <w:pPr>
              <w:pStyle w:val="TableEntry"/>
            </w:pPr>
            <w:r>
              <w:t>Issue Date</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730284D0" w14:textId="77777777" w:rsidR="00C6154C" w:rsidRDefault="00000000">
            <w:pPr>
              <w:pStyle w:val="TableEntry"/>
            </w:pPr>
            <w:r>
              <w:t>October. 20, 2025</w:t>
            </w:r>
          </w:p>
        </w:tc>
      </w:tr>
      <w:tr w:rsidR="00C6154C" w14:paraId="085FC79B"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94DA3CC" w14:textId="77777777" w:rsidR="00C6154C" w:rsidRDefault="00000000">
            <w:pPr>
              <w:pStyle w:val="TableEntry"/>
            </w:pPr>
            <w:r>
              <w:t>Document Location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9DCBE90" w14:textId="77777777" w:rsidR="00C6154C" w:rsidRDefault="00000000">
            <w:pPr>
              <w:pStyle w:val="TableEntry"/>
            </w:pPr>
            <w:r>
              <w:rPr>
                <w:rFonts w:cs="Verdana"/>
                <w:szCs w:val="16"/>
              </w:rPr>
              <w:t>Department of Computer Science, UOS</w:t>
            </w:r>
          </w:p>
        </w:tc>
      </w:tr>
      <w:tr w:rsidR="00C6154C" w14:paraId="3C68D43F"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7A4B265F" w14:textId="77777777" w:rsidR="00C6154C" w:rsidRDefault="00000000">
            <w:pPr>
              <w:pStyle w:val="TableEntry"/>
            </w:pPr>
            <w:r>
              <w:t>Distribution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0FE8536" w14:textId="77777777" w:rsidR="00C6154C" w:rsidRDefault="00000000">
            <w:pPr>
              <w:pStyle w:val="TableEntry"/>
            </w:pPr>
            <w:r>
              <w:rPr>
                <w:rFonts w:cs="Verdana"/>
                <w:szCs w:val="16"/>
              </w:rPr>
              <w:t xml:space="preserve">1. Project Advisor – Mr. Muhammad Fahad </w:t>
            </w:r>
            <w:r>
              <w:rPr>
                <w:rFonts w:cs="Verdana"/>
                <w:szCs w:val="16"/>
              </w:rPr>
              <w:br/>
              <w:t>2. Project Manager – Dr. Muhammad Ilyas</w:t>
            </w:r>
          </w:p>
        </w:tc>
      </w:tr>
    </w:tbl>
    <w:p w14:paraId="6FA641F0" w14:textId="77777777" w:rsidR="00C6154C" w:rsidRDefault="00C6154C">
      <w:pPr>
        <w:pStyle w:val="Heading1"/>
      </w:pPr>
    </w:p>
    <w:p w14:paraId="27873CD1" w14:textId="77777777" w:rsidR="00C6154C" w:rsidRDefault="00000000">
      <w:pPr>
        <w:spacing w:after="120"/>
        <w:ind w:left="389" w:hanging="389"/>
        <w:jc w:val="both"/>
        <w:rPr>
          <w:rFonts w:ascii="Arial" w:hAnsi="Arial" w:cs="Arial"/>
          <w:b/>
          <w:bCs/>
          <w:sz w:val="32"/>
        </w:rPr>
      </w:pPr>
      <w:r>
        <w:rPr>
          <w:rFonts w:ascii="Arial" w:hAnsi="Arial" w:cs="Arial"/>
          <w:b/>
          <w:bCs/>
          <w:sz w:val="32"/>
        </w:rPr>
        <w:t>Definition of Terms, Acronyms and Abbreviations</w:t>
      </w:r>
      <w:bookmarkEnd w:id="5"/>
      <w:bookmarkEnd w:id="6"/>
    </w:p>
    <w:p w14:paraId="3E748777" w14:textId="77777777" w:rsidR="00C6154C" w:rsidRDefault="00C6154C">
      <w:pPr>
        <w:rPr>
          <w:rFonts w:ascii="Arial" w:hAnsi="Arial" w:cs="Arial"/>
          <w:b/>
          <w:bCs/>
          <w:sz w:val="32"/>
        </w:rPr>
      </w:pPr>
    </w:p>
    <w:p w14:paraId="6073499E" w14:textId="77777777" w:rsidR="00C6154C" w:rsidRDefault="00000000">
      <w:pPr>
        <w:pStyle w:val="BodyText3"/>
        <w:jc w:val="both"/>
        <w:rPr>
          <w:i/>
        </w:rPr>
      </w:pPr>
      <w:r>
        <w:rPr>
          <w:i/>
        </w:rPr>
        <w:t xml:space="preserve">This section should provide the definitions of all terms, acronyms, and abbreviations required to interpret the terms used in the document properly. </w:t>
      </w:r>
    </w:p>
    <w:p w14:paraId="42F53C2F" w14:textId="77777777" w:rsidR="00C6154C" w:rsidRDefault="00C6154C">
      <w:pPr>
        <w:pStyle w:val="BodyText3"/>
        <w:jc w:val="both"/>
        <w:rPr>
          <w:i/>
        </w:rPr>
      </w:pPr>
    </w:p>
    <w:tbl>
      <w:tblPr>
        <w:tblW w:w="8460" w:type="dxa"/>
        <w:jc w:val="center"/>
        <w:tblLayout w:type="fixed"/>
        <w:tblLook w:val="04A0" w:firstRow="1" w:lastRow="0" w:firstColumn="1" w:lastColumn="0" w:noHBand="0" w:noVBand="1"/>
      </w:tblPr>
      <w:tblGrid>
        <w:gridCol w:w="2340"/>
        <w:gridCol w:w="6120"/>
      </w:tblGrid>
      <w:tr w:rsidR="00C6154C" w14:paraId="6021398F" w14:textId="77777777">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54286ECA" w14:textId="77777777" w:rsidR="00C6154C" w:rsidRDefault="00000000">
            <w:pPr>
              <w:pStyle w:val="TableHeading"/>
            </w:pPr>
            <w:r>
              <w:t>Term</w:t>
            </w:r>
          </w:p>
        </w:tc>
        <w:tc>
          <w:tcPr>
            <w:tcW w:w="6120"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204DB56C" w14:textId="77777777" w:rsidR="00C6154C" w:rsidRDefault="00000000">
            <w:pPr>
              <w:pStyle w:val="TableHeading"/>
            </w:pPr>
            <w:r>
              <w:t>Description</w:t>
            </w:r>
          </w:p>
        </w:tc>
      </w:tr>
      <w:tr w:rsidR="00C6154C" w14:paraId="2289876E" w14:textId="77777777">
        <w:trPr>
          <w:cantSplit/>
          <w:jc w:val="center"/>
        </w:trPr>
        <w:tc>
          <w:tcPr>
            <w:tcW w:w="2340" w:type="dxa"/>
            <w:tcBorders>
              <w:left w:val="single" w:sz="8" w:space="0" w:color="C0C0C0"/>
              <w:bottom w:val="single" w:sz="8" w:space="0" w:color="C0C0C0"/>
              <w:right w:val="single" w:sz="8" w:space="0" w:color="C0C0C0"/>
            </w:tcBorders>
            <w:shd w:val="pct5" w:color="auto" w:fill="FFFFFF"/>
            <w:vAlign w:val="center"/>
          </w:tcPr>
          <w:p w14:paraId="52A56E7D" w14:textId="77777777" w:rsidR="00C6154C" w:rsidRDefault="00000000">
            <w:pPr>
              <w:pStyle w:val="TableEntry"/>
            </w:pPr>
            <w:r>
              <w:t>AI</w:t>
            </w:r>
          </w:p>
        </w:tc>
        <w:tc>
          <w:tcPr>
            <w:tcW w:w="6120" w:type="dxa"/>
            <w:tcBorders>
              <w:left w:val="single" w:sz="8" w:space="0" w:color="C0C0C0"/>
              <w:bottom w:val="single" w:sz="8" w:space="0" w:color="C0C0C0"/>
              <w:right w:val="single" w:sz="8" w:space="0" w:color="C0C0C0"/>
            </w:tcBorders>
            <w:shd w:val="pct5" w:color="auto" w:fill="FFFFFF"/>
            <w:vAlign w:val="center"/>
          </w:tcPr>
          <w:p w14:paraId="3FADAD1B" w14:textId="77777777" w:rsidR="00C6154C" w:rsidRDefault="00000000">
            <w:pPr>
              <w:pStyle w:val="TableEntry"/>
            </w:pPr>
            <w:r>
              <w:rPr>
                <w:rFonts w:cs="Verdana"/>
                <w:szCs w:val="16"/>
              </w:rPr>
              <w:t>Artificial Intelligence – used to extract and process text automatically from certificates.</w:t>
            </w:r>
          </w:p>
        </w:tc>
      </w:tr>
      <w:tr w:rsidR="00C6154C" w14:paraId="531070B3"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F758505" w14:textId="77777777" w:rsidR="00C6154C" w:rsidRDefault="00000000">
            <w:pPr>
              <w:pStyle w:val="TableEntry"/>
            </w:pPr>
            <w:r>
              <w:t>OCR</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8650333" w14:textId="77777777" w:rsidR="00C6154C" w:rsidRDefault="00000000">
            <w:pPr>
              <w:pStyle w:val="TableEntry"/>
            </w:pPr>
            <w:r>
              <w:rPr>
                <w:rFonts w:cs="Verdana"/>
                <w:szCs w:val="16"/>
              </w:rPr>
              <w:t>Optical Character Recognition – technology that converts text from images or PDFs into machine-readable text.</w:t>
            </w:r>
          </w:p>
        </w:tc>
      </w:tr>
      <w:tr w:rsidR="00C6154C" w14:paraId="09833C63"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66E5FAAA" w14:textId="77777777" w:rsidR="00C6154C" w:rsidRDefault="00000000">
            <w:pPr>
              <w:pStyle w:val="TableEntry"/>
            </w:pPr>
            <w:r>
              <w:t>SHA-256</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098F74FD" w14:textId="77777777" w:rsidR="00C6154C" w:rsidRDefault="00000000">
            <w:pPr>
              <w:pStyle w:val="TableEntry"/>
            </w:pPr>
            <w:r>
              <w:rPr>
                <w:rFonts w:cs="Verdana"/>
                <w:szCs w:val="16"/>
              </w:rPr>
              <w:t>Secure Hash Algorithm 256-bit – used to generate a unique digital fingerprint for each certificate.</w:t>
            </w:r>
          </w:p>
        </w:tc>
      </w:tr>
      <w:tr w:rsidR="00C6154C" w14:paraId="5D67D94E"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5CFF485" w14:textId="77777777" w:rsidR="00C6154C" w:rsidRDefault="00000000">
            <w:pPr>
              <w:pStyle w:val="TableEntry"/>
            </w:pPr>
            <w:r>
              <w:t>RS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ED28E6E" w14:textId="77777777" w:rsidR="00C6154C" w:rsidRDefault="00000000">
            <w:pPr>
              <w:pStyle w:val="TableEntry"/>
            </w:pPr>
            <w:r>
              <w:rPr>
                <w:rFonts w:cs="Verdana"/>
                <w:szCs w:val="16"/>
              </w:rPr>
              <w:t>Requirements Specifications – this document outlining the complete system requirements.</w:t>
            </w:r>
          </w:p>
        </w:tc>
      </w:tr>
      <w:tr w:rsidR="00C6154C" w14:paraId="3A0ADE6F"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F4ABBD4" w14:textId="77777777" w:rsidR="00C6154C" w:rsidRDefault="00000000">
            <w:pPr>
              <w:pStyle w:val="TableEntry"/>
            </w:pPr>
            <w:r>
              <w:t>ETH</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1937B9DF" w14:textId="77777777" w:rsidR="00C6154C" w:rsidRDefault="00000000">
            <w:pPr>
              <w:pStyle w:val="TableEntry"/>
            </w:pPr>
            <w:r>
              <w:rPr>
                <w:rFonts w:cs="Verdana"/>
                <w:szCs w:val="16"/>
              </w:rPr>
              <w:t>Ethereum – a blockchain platform used for storing and verifying certificate hashes.</w:t>
            </w:r>
          </w:p>
        </w:tc>
      </w:tr>
      <w:tr w:rsidR="00C6154C" w14:paraId="19265CC9"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F7C421D" w14:textId="77777777" w:rsidR="00C6154C" w:rsidRDefault="00000000">
            <w:pPr>
              <w:pStyle w:val="TableEntry"/>
            </w:pPr>
            <w:r>
              <w:t xml:space="preserve">JWT </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0FD8D9CC" w14:textId="77777777" w:rsidR="00C6154C" w:rsidRDefault="00000000">
            <w:pPr>
              <w:pStyle w:val="TableEntry"/>
            </w:pPr>
            <w:r>
              <w:rPr>
                <w:rFonts w:cs="Verdana"/>
                <w:szCs w:val="16"/>
              </w:rPr>
              <w:t>JSON Web Token – used for secure user authentication and session handling.</w:t>
            </w:r>
          </w:p>
        </w:tc>
      </w:tr>
      <w:tr w:rsidR="00C6154C" w14:paraId="1687C8CF"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1CA36B63" w14:textId="77777777" w:rsidR="00C6154C" w:rsidRDefault="00000000">
            <w:pPr>
              <w:pStyle w:val="TableEntry"/>
            </w:pPr>
            <w:r>
              <w:t>HTTPS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1BE94265" w14:textId="77777777" w:rsidR="00C6154C" w:rsidRDefault="00000000">
            <w:pPr>
              <w:pStyle w:val="TableEntry"/>
            </w:pPr>
            <w:r>
              <w:rPr>
                <w:rFonts w:cs="Verdana"/>
                <w:szCs w:val="16"/>
              </w:rPr>
              <w:t>Hypertext Transfer Protocol Secure – ensures encrypted communication between client and server.</w:t>
            </w:r>
          </w:p>
        </w:tc>
      </w:tr>
      <w:tr w:rsidR="00C6154C" w14:paraId="40456E0A"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2524C97F" w14:textId="77777777" w:rsidR="00C6154C" w:rsidRDefault="00000000">
            <w:pPr>
              <w:pStyle w:val="TableEntry"/>
            </w:pPr>
            <w:r>
              <w:t>API</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26A31951" w14:textId="77777777" w:rsidR="00C6154C" w:rsidRDefault="00000000">
            <w:pPr>
              <w:pStyle w:val="TableEntry"/>
            </w:pPr>
            <w:r>
              <w:rPr>
                <w:rFonts w:cs="Verdana"/>
                <w:szCs w:val="16"/>
              </w:rPr>
              <w:t>Application Programming Interface – allows communication between different software components.</w:t>
            </w:r>
          </w:p>
        </w:tc>
      </w:tr>
      <w:tr w:rsidR="00C6154C" w14:paraId="78266FED"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67DD54B" w14:textId="77777777" w:rsidR="00C6154C" w:rsidRDefault="00000000">
            <w:pPr>
              <w:pStyle w:val="TableEntry"/>
            </w:pPr>
            <w:r>
              <w:t>DM</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2DE5E380" w14:textId="77777777" w:rsidR="00C6154C" w:rsidRDefault="00000000">
            <w:pPr>
              <w:pStyle w:val="TableEntry"/>
            </w:pPr>
            <w:r>
              <w:rPr>
                <w:rFonts w:cs="Verdana"/>
                <w:szCs w:val="16"/>
              </w:rPr>
              <w:t>Project Manager – person responsible for supervising the development process.</w:t>
            </w:r>
          </w:p>
        </w:tc>
      </w:tr>
      <w:tr w:rsidR="00C6154C" w14:paraId="61E76D13"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830C94B" w14:textId="77777777" w:rsidR="00C6154C" w:rsidRDefault="00000000">
            <w:pPr>
              <w:pStyle w:val="TableEntry"/>
            </w:pPr>
            <w:r>
              <w:t>DB</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1775FA10" w14:textId="77777777" w:rsidR="00C6154C" w:rsidRDefault="00000000">
            <w:pPr>
              <w:pStyle w:val="TableEntry"/>
            </w:pPr>
            <w:r>
              <w:rPr>
                <w:rFonts w:cs="Verdana"/>
                <w:szCs w:val="16"/>
              </w:rPr>
              <w:t>Database – where user credentials, logs, and verification records are stored (except blockchain data).</w:t>
            </w:r>
          </w:p>
        </w:tc>
      </w:tr>
    </w:tbl>
    <w:p w14:paraId="675E8E31" w14:textId="77777777" w:rsidR="00C6154C" w:rsidRDefault="00C6154C">
      <w:pPr>
        <w:pStyle w:val="BodyText3"/>
        <w:jc w:val="both"/>
      </w:pPr>
    </w:p>
    <w:p w14:paraId="1CF5ED4D" w14:textId="77777777" w:rsidR="00C6154C" w:rsidRDefault="00C6154C"/>
    <w:p w14:paraId="36B9F408" w14:textId="77777777" w:rsidR="00C6154C" w:rsidRDefault="00C6154C"/>
    <w:p w14:paraId="5FA2D00F" w14:textId="77777777" w:rsidR="00C6154C" w:rsidRDefault="00000000">
      <w:r>
        <w:br w:type="page"/>
      </w:r>
    </w:p>
    <w:p w14:paraId="069D4DBF" w14:textId="77777777" w:rsidR="00C6154C" w:rsidRDefault="00C6154C"/>
    <w:p w14:paraId="413795CE" w14:textId="77777777" w:rsidR="00C6154C" w:rsidRDefault="00000000">
      <w:pPr>
        <w:rPr>
          <w:ins w:id="7" w:author="Maryum Zaidi" w:date="2002-04-08T11:32:00Z"/>
        </w:rPr>
        <w:sectPr w:rsidR="00C6154C">
          <w:headerReference w:type="default" r:id="rId7"/>
          <w:footerReference w:type="even" r:id="rId8"/>
          <w:footerReference w:type="default" r:id="rId9"/>
          <w:type w:val="continuous"/>
          <w:pgSz w:w="12240" w:h="15840"/>
          <w:pgMar w:top="1440" w:right="1800" w:bottom="1440" w:left="1800" w:header="720" w:footer="720" w:gutter="0"/>
          <w:pgNumType w:start="1"/>
          <w:cols w:space="720"/>
          <w:titlePg/>
          <w:docGrid w:linePitch="360"/>
        </w:sectPr>
      </w:pPr>
      <w:del w:id="10" w:author="Maryum Zaidi" w:date="2002-04-08T11:32:00Z">
        <w:r>
          <w:br w:type="page"/>
        </w:r>
      </w:del>
    </w:p>
    <w:p w14:paraId="4AD3B100" w14:textId="77777777" w:rsidR="00C6154C" w:rsidRDefault="00000000">
      <w:pPr>
        <w:pBdr>
          <w:bottom w:val="single" w:sz="12" w:space="1" w:color="auto"/>
        </w:pBdr>
        <w:jc w:val="center"/>
        <w:rPr>
          <w:rFonts w:ascii="Arial" w:hAnsi="Arial" w:cs="Arial"/>
          <w:b/>
          <w:bCs/>
          <w:sz w:val="32"/>
        </w:rPr>
      </w:pPr>
      <w:ins w:id="11" w:author="Farrukh Saleem" w:date="2002-03-05T10:12:00Z">
        <w:r>
          <w:rPr>
            <w:rFonts w:ascii="Arial" w:hAnsi="Arial" w:cs="Arial"/>
            <w:b/>
            <w:bCs/>
            <w:sz w:val="32"/>
          </w:rPr>
          <w:t>Table of Contents</w:t>
        </w:r>
      </w:ins>
    </w:p>
    <w:p w14:paraId="142834CF" w14:textId="77777777" w:rsidR="00C6154C" w:rsidRDefault="00C6154C">
      <w:pPr>
        <w:rPr>
          <w:ins w:id="12" w:author="Farrukh Saleem" w:date="2002-03-05T10:12:00Z"/>
          <w:del w:id="13" w:author="maryum" w:date="2002-08-13T11:11:00Z"/>
        </w:rPr>
      </w:pPr>
    </w:p>
    <w:p w14:paraId="628B1DEC" w14:textId="77777777" w:rsidR="00C6154C" w:rsidRDefault="00C6154C">
      <w:pPr>
        <w:numPr>
          <w:ins w:id="14" w:author="Farrukh Saleem" w:date="2002-03-05T10:13:00Z"/>
        </w:numPr>
        <w:jc w:val="both"/>
        <w:rPr>
          <w:ins w:id="15" w:author="Farrukh Saleem" w:date="2002-03-05T10:13:00Z"/>
        </w:rPr>
      </w:pPr>
    </w:p>
    <w:p w14:paraId="0C64592F" w14:textId="0DA0CE33" w:rsidR="00C6154C" w:rsidRDefault="00C6154C">
      <w:pPr>
        <w:pStyle w:val="TOC2"/>
        <w:tabs>
          <w:tab w:val="left" w:pos="960"/>
        </w:tabs>
        <w:rPr>
          <w:smallCaps w:val="0"/>
          <w:sz w:val="22"/>
        </w:rPr>
      </w:pPr>
      <w:r>
        <w:rPr>
          <w:bCs/>
          <w:sz w:val="18"/>
          <w:szCs w:val="20"/>
        </w:rPr>
        <w:fldChar w:fldCharType="begin"/>
      </w:r>
      <w:r w:rsidR="00000000">
        <w:rPr>
          <w:bCs/>
          <w:sz w:val="18"/>
          <w:szCs w:val="20"/>
        </w:rPr>
        <w:instrText xml:space="preserve"> TOC \h \z \t "Heading 1,1,Heading 2,2,h1,2,H2,3,H3,4" </w:instrText>
      </w:r>
      <w:r>
        <w:rPr>
          <w:bCs/>
          <w:sz w:val="18"/>
          <w:szCs w:val="20"/>
        </w:rPr>
        <w:fldChar w:fldCharType="separate"/>
      </w:r>
      <w:hyperlink w:anchor="_Toc51490198" w:history="1">
        <w:r>
          <w:rPr>
            <w:rStyle w:val="Hyperlink"/>
            <w:sz w:val="30"/>
            <w:szCs w:val="28"/>
          </w:rPr>
          <w:t>1.</w:t>
        </w:r>
        <w:r>
          <w:rPr>
            <w:smallCaps w:val="0"/>
            <w:sz w:val="22"/>
          </w:rPr>
          <w:tab/>
        </w:r>
        <w:r>
          <w:rPr>
            <w:rStyle w:val="Hyperlink"/>
            <w:sz w:val="30"/>
            <w:szCs w:val="28"/>
          </w:rPr>
          <w:t>Introduction</w:t>
        </w:r>
        <w:r>
          <w:rPr>
            <w:sz w:val="22"/>
          </w:rPr>
          <w:tab/>
        </w:r>
        <w:r w:rsidR="00DF5AE6">
          <w:rPr>
            <w:sz w:val="22"/>
          </w:rPr>
          <w:t>4</w:t>
        </w:r>
      </w:hyperlink>
    </w:p>
    <w:p w14:paraId="6657A5B5" w14:textId="1265DEB9" w:rsidR="00C6154C" w:rsidRDefault="00C6154C">
      <w:pPr>
        <w:pStyle w:val="TOC3"/>
        <w:tabs>
          <w:tab w:val="left" w:pos="1200"/>
          <w:tab w:val="right" w:leader="dot" w:pos="9350"/>
        </w:tabs>
        <w:rPr>
          <w:i w:val="0"/>
          <w:iCs w:val="0"/>
          <w:sz w:val="20"/>
        </w:rPr>
      </w:pPr>
      <w:hyperlink w:anchor="_Toc51490199" w:history="1">
        <w:r>
          <w:rPr>
            <w:rStyle w:val="Hyperlink"/>
            <w:rFonts w:ascii="Arial" w:hAnsi="Arial" w:cs="Arial"/>
            <w:sz w:val="20"/>
            <w:szCs w:val="28"/>
          </w:rPr>
          <w:t>1.1</w:t>
        </w:r>
        <w:r>
          <w:rPr>
            <w:i w:val="0"/>
            <w:iCs w:val="0"/>
            <w:sz w:val="20"/>
          </w:rPr>
          <w:tab/>
        </w:r>
        <w:r>
          <w:rPr>
            <w:rStyle w:val="Hyperlink"/>
            <w:rFonts w:ascii="Arial" w:hAnsi="Arial" w:cs="Arial"/>
            <w:sz w:val="20"/>
            <w:szCs w:val="28"/>
          </w:rPr>
          <w:t>Purpose of Document</w:t>
        </w:r>
        <w:r>
          <w:rPr>
            <w:sz w:val="20"/>
          </w:rPr>
          <w:tab/>
        </w:r>
        <w:r w:rsidR="00DF5AE6">
          <w:rPr>
            <w:sz w:val="20"/>
          </w:rPr>
          <w:t>4</w:t>
        </w:r>
      </w:hyperlink>
    </w:p>
    <w:p w14:paraId="0DD5CAA1" w14:textId="40DF5F55" w:rsidR="00C6154C" w:rsidRDefault="00C6154C">
      <w:pPr>
        <w:pStyle w:val="TOC3"/>
        <w:tabs>
          <w:tab w:val="left" w:pos="1200"/>
          <w:tab w:val="right" w:leader="dot" w:pos="9350"/>
        </w:tabs>
        <w:rPr>
          <w:i w:val="0"/>
          <w:iCs w:val="0"/>
          <w:sz w:val="20"/>
        </w:rPr>
      </w:pPr>
      <w:hyperlink w:anchor="_Toc51490200" w:history="1">
        <w:r>
          <w:rPr>
            <w:rStyle w:val="Hyperlink"/>
            <w:rFonts w:ascii="Arial" w:hAnsi="Arial" w:cs="Arial"/>
            <w:sz w:val="20"/>
            <w:szCs w:val="28"/>
          </w:rPr>
          <w:t>1.2</w:t>
        </w:r>
        <w:r>
          <w:rPr>
            <w:i w:val="0"/>
            <w:iCs w:val="0"/>
            <w:sz w:val="20"/>
          </w:rPr>
          <w:tab/>
        </w:r>
        <w:r>
          <w:rPr>
            <w:rStyle w:val="Hyperlink"/>
            <w:rFonts w:ascii="Arial" w:hAnsi="Arial" w:cs="Arial"/>
            <w:sz w:val="20"/>
            <w:szCs w:val="28"/>
          </w:rPr>
          <w:t>Project Overview</w:t>
        </w:r>
        <w:r>
          <w:rPr>
            <w:sz w:val="20"/>
          </w:rPr>
          <w:tab/>
        </w:r>
        <w:r w:rsidR="00DF5AE6">
          <w:rPr>
            <w:sz w:val="20"/>
          </w:rPr>
          <w:t>4</w:t>
        </w:r>
      </w:hyperlink>
    </w:p>
    <w:p w14:paraId="533D4C80" w14:textId="7B58E133" w:rsidR="00C6154C" w:rsidRDefault="00C6154C">
      <w:pPr>
        <w:pStyle w:val="TOC3"/>
        <w:tabs>
          <w:tab w:val="left" w:pos="1200"/>
          <w:tab w:val="right" w:leader="dot" w:pos="9350"/>
        </w:tabs>
        <w:rPr>
          <w:rStyle w:val="Hyperlink"/>
          <w:sz w:val="20"/>
        </w:rPr>
      </w:pPr>
      <w:hyperlink w:anchor="_Toc51490201" w:history="1">
        <w:r>
          <w:rPr>
            <w:rStyle w:val="Hyperlink"/>
            <w:rFonts w:ascii="Arial" w:hAnsi="Arial" w:cs="Arial"/>
            <w:sz w:val="20"/>
            <w:szCs w:val="28"/>
          </w:rPr>
          <w:t>1.3</w:t>
        </w:r>
        <w:r>
          <w:rPr>
            <w:i w:val="0"/>
            <w:iCs w:val="0"/>
            <w:sz w:val="20"/>
          </w:rPr>
          <w:tab/>
        </w:r>
        <w:r>
          <w:rPr>
            <w:rStyle w:val="Hyperlink"/>
            <w:rFonts w:ascii="Arial" w:hAnsi="Arial" w:cs="Arial"/>
            <w:sz w:val="20"/>
            <w:szCs w:val="28"/>
          </w:rPr>
          <w:t>Scope</w:t>
        </w:r>
        <w:r>
          <w:rPr>
            <w:sz w:val="20"/>
          </w:rPr>
          <w:tab/>
        </w:r>
        <w:r w:rsidR="00DF5AE6">
          <w:rPr>
            <w:sz w:val="20"/>
          </w:rPr>
          <w:t>4</w:t>
        </w:r>
      </w:hyperlink>
    </w:p>
    <w:p w14:paraId="2012E68E" w14:textId="77777777" w:rsidR="00C6154C" w:rsidRDefault="00C6154C"/>
    <w:p w14:paraId="3329493E" w14:textId="77777777" w:rsidR="00C6154C" w:rsidRDefault="00C6154C">
      <w:pPr>
        <w:pStyle w:val="TOC2"/>
        <w:tabs>
          <w:tab w:val="left" w:pos="960"/>
        </w:tabs>
        <w:rPr>
          <w:smallCaps w:val="0"/>
          <w:sz w:val="22"/>
        </w:rPr>
      </w:pPr>
      <w:hyperlink w:anchor="_Toc51490202" w:history="1">
        <w:r>
          <w:rPr>
            <w:rStyle w:val="Hyperlink"/>
            <w:sz w:val="30"/>
            <w:szCs w:val="28"/>
          </w:rPr>
          <w:t>2.</w:t>
        </w:r>
        <w:r>
          <w:rPr>
            <w:smallCaps w:val="0"/>
            <w:sz w:val="22"/>
          </w:rPr>
          <w:tab/>
        </w:r>
        <w:r>
          <w:rPr>
            <w:rStyle w:val="Hyperlink"/>
            <w:sz w:val="30"/>
            <w:szCs w:val="28"/>
          </w:rPr>
          <w:t>Overall System Description</w:t>
        </w:r>
        <w:r>
          <w:rPr>
            <w:sz w:val="22"/>
          </w:rPr>
          <w:tab/>
        </w:r>
        <w:r>
          <w:rPr>
            <w:sz w:val="22"/>
          </w:rPr>
          <w:fldChar w:fldCharType="begin"/>
        </w:r>
        <w:r>
          <w:rPr>
            <w:sz w:val="22"/>
          </w:rPr>
          <w:instrText xml:space="preserve"> PAGEREF _Toc51490202 \h </w:instrText>
        </w:r>
        <w:r>
          <w:rPr>
            <w:sz w:val="22"/>
          </w:rPr>
        </w:r>
        <w:r>
          <w:rPr>
            <w:sz w:val="22"/>
          </w:rPr>
          <w:fldChar w:fldCharType="separate"/>
        </w:r>
        <w:r>
          <w:rPr>
            <w:sz w:val="22"/>
          </w:rPr>
          <w:t>5</w:t>
        </w:r>
        <w:r>
          <w:rPr>
            <w:sz w:val="22"/>
          </w:rPr>
          <w:fldChar w:fldCharType="end"/>
        </w:r>
      </w:hyperlink>
    </w:p>
    <w:p w14:paraId="38614771" w14:textId="77777777" w:rsidR="00C6154C" w:rsidRDefault="00C6154C">
      <w:pPr>
        <w:pStyle w:val="TOC3"/>
        <w:tabs>
          <w:tab w:val="left" w:pos="1200"/>
          <w:tab w:val="right" w:leader="dot" w:pos="9350"/>
        </w:tabs>
        <w:rPr>
          <w:i w:val="0"/>
          <w:iCs w:val="0"/>
          <w:sz w:val="20"/>
        </w:rPr>
      </w:pPr>
      <w:hyperlink w:anchor="_Toc51490203" w:history="1">
        <w:r>
          <w:rPr>
            <w:rStyle w:val="Hyperlink"/>
            <w:rFonts w:ascii="Arial" w:hAnsi="Arial" w:cs="Arial"/>
            <w:sz w:val="20"/>
            <w:szCs w:val="28"/>
          </w:rPr>
          <w:t>2.1</w:t>
        </w:r>
        <w:r>
          <w:rPr>
            <w:i w:val="0"/>
            <w:iCs w:val="0"/>
            <w:sz w:val="20"/>
          </w:rPr>
          <w:tab/>
        </w:r>
        <w:r>
          <w:rPr>
            <w:rStyle w:val="Hyperlink"/>
            <w:rFonts w:ascii="Arial" w:hAnsi="Arial" w:cs="Arial"/>
            <w:sz w:val="20"/>
            <w:szCs w:val="28"/>
          </w:rPr>
          <w:t>User characteristics</w:t>
        </w:r>
        <w:r>
          <w:rPr>
            <w:sz w:val="20"/>
          </w:rPr>
          <w:tab/>
        </w:r>
        <w:r>
          <w:rPr>
            <w:sz w:val="20"/>
          </w:rPr>
          <w:fldChar w:fldCharType="begin"/>
        </w:r>
        <w:r>
          <w:rPr>
            <w:sz w:val="20"/>
          </w:rPr>
          <w:instrText xml:space="preserve"> PAGEREF _Toc51490203 \h </w:instrText>
        </w:r>
        <w:r>
          <w:rPr>
            <w:sz w:val="20"/>
          </w:rPr>
        </w:r>
        <w:r>
          <w:rPr>
            <w:sz w:val="20"/>
          </w:rPr>
          <w:fldChar w:fldCharType="separate"/>
        </w:r>
        <w:r>
          <w:rPr>
            <w:sz w:val="20"/>
          </w:rPr>
          <w:t>5</w:t>
        </w:r>
        <w:r>
          <w:rPr>
            <w:sz w:val="20"/>
          </w:rPr>
          <w:fldChar w:fldCharType="end"/>
        </w:r>
      </w:hyperlink>
    </w:p>
    <w:p w14:paraId="7A75EC1B" w14:textId="56B56263" w:rsidR="00C6154C" w:rsidRDefault="00C6154C">
      <w:pPr>
        <w:pStyle w:val="TOC3"/>
        <w:tabs>
          <w:tab w:val="left" w:pos="1200"/>
          <w:tab w:val="right" w:leader="dot" w:pos="9350"/>
        </w:tabs>
        <w:rPr>
          <w:i w:val="0"/>
          <w:iCs w:val="0"/>
          <w:sz w:val="20"/>
        </w:rPr>
      </w:pPr>
      <w:hyperlink w:anchor="_Toc51490204" w:history="1">
        <w:r>
          <w:rPr>
            <w:rStyle w:val="Hyperlink"/>
            <w:rFonts w:ascii="Arial" w:hAnsi="Arial" w:cs="Arial"/>
            <w:sz w:val="20"/>
            <w:szCs w:val="28"/>
          </w:rPr>
          <w:t>2.2</w:t>
        </w:r>
        <w:r>
          <w:rPr>
            <w:i w:val="0"/>
            <w:iCs w:val="0"/>
            <w:sz w:val="20"/>
          </w:rPr>
          <w:tab/>
        </w:r>
        <w:r>
          <w:rPr>
            <w:rStyle w:val="Hyperlink"/>
            <w:rFonts w:ascii="Arial" w:hAnsi="Arial" w:cs="Arial"/>
            <w:sz w:val="20"/>
            <w:szCs w:val="28"/>
          </w:rPr>
          <w:t>Operating environment</w:t>
        </w:r>
        <w:r>
          <w:rPr>
            <w:sz w:val="20"/>
          </w:rPr>
          <w:tab/>
        </w:r>
        <w:r w:rsidR="00DF5AE6">
          <w:rPr>
            <w:sz w:val="20"/>
          </w:rPr>
          <w:t>6</w:t>
        </w:r>
      </w:hyperlink>
    </w:p>
    <w:p w14:paraId="6B7AC6F8" w14:textId="2F2B70A7" w:rsidR="00C6154C" w:rsidRDefault="00C6154C">
      <w:pPr>
        <w:pStyle w:val="TOC3"/>
        <w:tabs>
          <w:tab w:val="left" w:pos="1200"/>
          <w:tab w:val="right" w:leader="dot" w:pos="9350"/>
        </w:tabs>
        <w:rPr>
          <w:rStyle w:val="Hyperlink"/>
          <w:sz w:val="20"/>
        </w:rPr>
      </w:pPr>
      <w:hyperlink w:anchor="_Toc51490205" w:history="1">
        <w:r>
          <w:rPr>
            <w:rStyle w:val="Hyperlink"/>
            <w:rFonts w:ascii="Arial" w:hAnsi="Arial" w:cs="Arial"/>
            <w:sz w:val="20"/>
            <w:szCs w:val="28"/>
          </w:rPr>
          <w:t>2.3</w:t>
        </w:r>
        <w:r>
          <w:rPr>
            <w:i w:val="0"/>
            <w:iCs w:val="0"/>
            <w:sz w:val="20"/>
          </w:rPr>
          <w:tab/>
        </w:r>
        <w:r>
          <w:rPr>
            <w:rStyle w:val="Hyperlink"/>
            <w:rFonts w:ascii="Arial" w:hAnsi="Arial" w:cs="Arial"/>
            <w:sz w:val="20"/>
            <w:szCs w:val="28"/>
          </w:rPr>
          <w:t>System constraints</w:t>
        </w:r>
        <w:r>
          <w:rPr>
            <w:sz w:val="20"/>
          </w:rPr>
          <w:tab/>
        </w:r>
        <w:r w:rsidR="00DF5AE6">
          <w:rPr>
            <w:sz w:val="20"/>
          </w:rPr>
          <w:t>7</w:t>
        </w:r>
      </w:hyperlink>
    </w:p>
    <w:p w14:paraId="48FDD0C0" w14:textId="77777777" w:rsidR="00C6154C" w:rsidRDefault="00C6154C"/>
    <w:p w14:paraId="375802D8" w14:textId="3E52E66A" w:rsidR="00C6154C" w:rsidRDefault="00C6154C">
      <w:pPr>
        <w:pStyle w:val="TOC2"/>
        <w:tabs>
          <w:tab w:val="left" w:pos="960"/>
        </w:tabs>
        <w:rPr>
          <w:smallCaps w:val="0"/>
          <w:sz w:val="22"/>
        </w:rPr>
      </w:pPr>
      <w:hyperlink w:anchor="_Toc51490206" w:history="1">
        <w:r>
          <w:rPr>
            <w:rStyle w:val="Hyperlink"/>
            <w:sz w:val="30"/>
            <w:szCs w:val="28"/>
          </w:rPr>
          <w:t>3.</w:t>
        </w:r>
        <w:r>
          <w:rPr>
            <w:smallCaps w:val="0"/>
            <w:sz w:val="22"/>
          </w:rPr>
          <w:tab/>
        </w:r>
        <w:r>
          <w:rPr>
            <w:rStyle w:val="Hyperlink"/>
            <w:sz w:val="30"/>
            <w:szCs w:val="28"/>
          </w:rPr>
          <w:t>External Interface Requirements</w:t>
        </w:r>
        <w:r>
          <w:rPr>
            <w:sz w:val="22"/>
          </w:rPr>
          <w:tab/>
        </w:r>
        <w:r w:rsidR="00DF5AE6">
          <w:rPr>
            <w:sz w:val="22"/>
          </w:rPr>
          <w:t>8</w:t>
        </w:r>
      </w:hyperlink>
    </w:p>
    <w:p w14:paraId="2917C5BF" w14:textId="724C0D0C" w:rsidR="00C6154C" w:rsidRDefault="00C6154C">
      <w:pPr>
        <w:pStyle w:val="TOC3"/>
        <w:tabs>
          <w:tab w:val="left" w:pos="1200"/>
          <w:tab w:val="right" w:leader="dot" w:pos="9350"/>
        </w:tabs>
        <w:rPr>
          <w:i w:val="0"/>
          <w:iCs w:val="0"/>
          <w:sz w:val="20"/>
        </w:rPr>
      </w:pPr>
      <w:hyperlink w:anchor="_Toc51490207" w:history="1">
        <w:r>
          <w:rPr>
            <w:rStyle w:val="Hyperlink"/>
            <w:rFonts w:ascii="Arial" w:hAnsi="Arial" w:cs="Arial"/>
            <w:sz w:val="20"/>
            <w:szCs w:val="28"/>
          </w:rPr>
          <w:t>3.1</w:t>
        </w:r>
        <w:r>
          <w:rPr>
            <w:i w:val="0"/>
            <w:iCs w:val="0"/>
            <w:sz w:val="20"/>
          </w:rPr>
          <w:tab/>
        </w:r>
        <w:r>
          <w:rPr>
            <w:rStyle w:val="Hyperlink"/>
            <w:rFonts w:ascii="Arial" w:hAnsi="Arial" w:cs="Arial"/>
            <w:sz w:val="20"/>
            <w:szCs w:val="28"/>
          </w:rPr>
          <w:t>Hardware Interfaces</w:t>
        </w:r>
        <w:r>
          <w:rPr>
            <w:sz w:val="20"/>
          </w:rPr>
          <w:tab/>
        </w:r>
        <w:r w:rsidR="00DF5AE6">
          <w:rPr>
            <w:sz w:val="20"/>
          </w:rPr>
          <w:t>8</w:t>
        </w:r>
      </w:hyperlink>
    </w:p>
    <w:p w14:paraId="59D0C492" w14:textId="38AC508A" w:rsidR="00C6154C" w:rsidRDefault="00C6154C">
      <w:pPr>
        <w:pStyle w:val="TOC3"/>
        <w:tabs>
          <w:tab w:val="left" w:pos="1200"/>
          <w:tab w:val="right" w:leader="dot" w:pos="9350"/>
        </w:tabs>
        <w:rPr>
          <w:i w:val="0"/>
          <w:iCs w:val="0"/>
          <w:sz w:val="20"/>
        </w:rPr>
      </w:pPr>
      <w:hyperlink w:anchor="_Toc51490208" w:history="1">
        <w:r>
          <w:rPr>
            <w:rStyle w:val="Hyperlink"/>
            <w:rFonts w:ascii="Arial" w:hAnsi="Arial" w:cs="Arial"/>
            <w:sz w:val="20"/>
            <w:szCs w:val="28"/>
          </w:rPr>
          <w:t>3.2</w:t>
        </w:r>
        <w:r>
          <w:rPr>
            <w:i w:val="0"/>
            <w:iCs w:val="0"/>
            <w:sz w:val="20"/>
          </w:rPr>
          <w:tab/>
        </w:r>
        <w:r>
          <w:rPr>
            <w:rStyle w:val="Hyperlink"/>
            <w:rFonts w:ascii="Arial" w:hAnsi="Arial" w:cs="Arial"/>
            <w:sz w:val="20"/>
            <w:szCs w:val="28"/>
          </w:rPr>
          <w:t>Software Interfaces</w:t>
        </w:r>
        <w:r>
          <w:rPr>
            <w:sz w:val="20"/>
          </w:rPr>
          <w:tab/>
        </w:r>
        <w:r w:rsidR="00DF5AE6">
          <w:rPr>
            <w:sz w:val="20"/>
          </w:rPr>
          <w:t>9</w:t>
        </w:r>
      </w:hyperlink>
    </w:p>
    <w:p w14:paraId="0CD8CE6F" w14:textId="560A2589" w:rsidR="00C6154C" w:rsidRDefault="00C6154C">
      <w:pPr>
        <w:pStyle w:val="TOC3"/>
        <w:tabs>
          <w:tab w:val="left" w:pos="1200"/>
          <w:tab w:val="right" w:leader="dot" w:pos="9350"/>
        </w:tabs>
        <w:rPr>
          <w:rStyle w:val="Hyperlink"/>
          <w:sz w:val="20"/>
        </w:rPr>
      </w:pPr>
      <w:hyperlink w:anchor="_Toc51490209" w:history="1">
        <w:r>
          <w:rPr>
            <w:rStyle w:val="Hyperlink"/>
            <w:rFonts w:ascii="Arial" w:hAnsi="Arial" w:cs="Arial"/>
            <w:sz w:val="20"/>
            <w:szCs w:val="28"/>
          </w:rPr>
          <w:t>3.3</w:t>
        </w:r>
        <w:r>
          <w:rPr>
            <w:i w:val="0"/>
            <w:iCs w:val="0"/>
            <w:sz w:val="20"/>
          </w:rPr>
          <w:tab/>
        </w:r>
        <w:r>
          <w:rPr>
            <w:rStyle w:val="Hyperlink"/>
            <w:rFonts w:ascii="Arial" w:hAnsi="Arial" w:cs="Arial"/>
            <w:sz w:val="20"/>
            <w:szCs w:val="28"/>
          </w:rPr>
          <w:t>Communications Interfaces</w:t>
        </w:r>
        <w:r>
          <w:rPr>
            <w:sz w:val="20"/>
          </w:rPr>
          <w:tab/>
        </w:r>
        <w:r w:rsidR="00DF5AE6">
          <w:rPr>
            <w:sz w:val="20"/>
          </w:rPr>
          <w:t>9</w:t>
        </w:r>
      </w:hyperlink>
    </w:p>
    <w:p w14:paraId="2AD049BC" w14:textId="77777777" w:rsidR="00C6154C" w:rsidRDefault="00C6154C"/>
    <w:p w14:paraId="5C419DAC" w14:textId="4B78E0FF" w:rsidR="00C6154C" w:rsidRDefault="00C6154C">
      <w:pPr>
        <w:pStyle w:val="TOC2"/>
        <w:tabs>
          <w:tab w:val="left" w:pos="960"/>
        </w:tabs>
        <w:rPr>
          <w:smallCaps w:val="0"/>
          <w:sz w:val="22"/>
        </w:rPr>
      </w:pPr>
      <w:hyperlink w:anchor="_Toc51490210" w:history="1">
        <w:r>
          <w:rPr>
            <w:rStyle w:val="Hyperlink"/>
            <w:sz w:val="30"/>
            <w:szCs w:val="28"/>
          </w:rPr>
          <w:t>4.</w:t>
        </w:r>
        <w:r>
          <w:rPr>
            <w:smallCaps w:val="0"/>
            <w:sz w:val="22"/>
          </w:rPr>
          <w:tab/>
        </w:r>
        <w:r>
          <w:rPr>
            <w:rStyle w:val="Hyperlink"/>
            <w:sz w:val="30"/>
            <w:szCs w:val="28"/>
          </w:rPr>
          <w:t>Functional Requirements</w:t>
        </w:r>
        <w:r>
          <w:rPr>
            <w:sz w:val="22"/>
          </w:rPr>
          <w:tab/>
        </w:r>
        <w:r w:rsidR="00DF5AE6">
          <w:rPr>
            <w:sz w:val="22"/>
          </w:rPr>
          <w:t>10</w:t>
        </w:r>
      </w:hyperlink>
    </w:p>
    <w:p w14:paraId="352C4441" w14:textId="130993D5" w:rsidR="00C6154C" w:rsidRDefault="00C6154C">
      <w:pPr>
        <w:pStyle w:val="TOC2"/>
        <w:tabs>
          <w:tab w:val="left" w:pos="960"/>
        </w:tabs>
        <w:rPr>
          <w:smallCaps w:val="0"/>
          <w:sz w:val="22"/>
        </w:rPr>
      </w:pPr>
      <w:hyperlink w:anchor="_Toc51490211" w:history="1">
        <w:r>
          <w:rPr>
            <w:rStyle w:val="Hyperlink"/>
            <w:sz w:val="30"/>
            <w:szCs w:val="28"/>
          </w:rPr>
          <w:t>5.</w:t>
        </w:r>
        <w:r>
          <w:rPr>
            <w:smallCaps w:val="0"/>
            <w:sz w:val="22"/>
          </w:rPr>
          <w:tab/>
        </w:r>
        <w:r>
          <w:rPr>
            <w:rStyle w:val="Hyperlink"/>
            <w:sz w:val="30"/>
            <w:szCs w:val="28"/>
          </w:rPr>
          <w:t>Non-functional Requirements</w:t>
        </w:r>
        <w:r>
          <w:rPr>
            <w:sz w:val="22"/>
          </w:rPr>
          <w:tab/>
        </w:r>
        <w:r w:rsidR="00DF5AE6">
          <w:rPr>
            <w:sz w:val="22"/>
          </w:rPr>
          <w:t>11</w:t>
        </w:r>
      </w:hyperlink>
    </w:p>
    <w:p w14:paraId="749F7178" w14:textId="0BC2E7C8" w:rsidR="00C6154C" w:rsidRDefault="00C6154C">
      <w:pPr>
        <w:pStyle w:val="TOC3"/>
        <w:tabs>
          <w:tab w:val="left" w:pos="1200"/>
          <w:tab w:val="right" w:leader="dot" w:pos="9350"/>
        </w:tabs>
        <w:rPr>
          <w:i w:val="0"/>
          <w:iCs w:val="0"/>
          <w:sz w:val="20"/>
        </w:rPr>
      </w:pPr>
      <w:hyperlink w:anchor="_Toc51490212" w:history="1">
        <w:r>
          <w:rPr>
            <w:rStyle w:val="Hyperlink"/>
            <w:rFonts w:ascii="Arial" w:hAnsi="Arial" w:cs="Arial"/>
            <w:sz w:val="20"/>
            <w:szCs w:val="28"/>
          </w:rPr>
          <w:t>5.1</w:t>
        </w:r>
        <w:r>
          <w:rPr>
            <w:i w:val="0"/>
            <w:iCs w:val="0"/>
            <w:sz w:val="20"/>
          </w:rPr>
          <w:tab/>
        </w:r>
        <w:r>
          <w:rPr>
            <w:rStyle w:val="Hyperlink"/>
            <w:rFonts w:ascii="Arial" w:hAnsi="Arial" w:cs="Arial"/>
            <w:sz w:val="20"/>
            <w:szCs w:val="28"/>
          </w:rPr>
          <w:t>Performance Requirements</w:t>
        </w:r>
        <w:r>
          <w:rPr>
            <w:sz w:val="20"/>
          </w:rPr>
          <w:tab/>
        </w:r>
        <w:r w:rsidR="00DF5AE6">
          <w:rPr>
            <w:sz w:val="20"/>
          </w:rPr>
          <w:t>11</w:t>
        </w:r>
      </w:hyperlink>
    </w:p>
    <w:p w14:paraId="6DEDE821" w14:textId="1B2983C3" w:rsidR="00C6154C" w:rsidRDefault="00C6154C">
      <w:pPr>
        <w:pStyle w:val="TOC3"/>
        <w:tabs>
          <w:tab w:val="left" w:pos="1200"/>
          <w:tab w:val="right" w:leader="dot" w:pos="9350"/>
        </w:tabs>
        <w:rPr>
          <w:i w:val="0"/>
          <w:iCs w:val="0"/>
          <w:sz w:val="20"/>
        </w:rPr>
      </w:pPr>
      <w:hyperlink w:anchor="_Toc51490213" w:history="1">
        <w:r>
          <w:rPr>
            <w:rStyle w:val="Hyperlink"/>
            <w:rFonts w:ascii="Arial" w:hAnsi="Arial" w:cs="Arial"/>
            <w:sz w:val="20"/>
            <w:szCs w:val="28"/>
          </w:rPr>
          <w:t>5.2</w:t>
        </w:r>
        <w:r>
          <w:rPr>
            <w:i w:val="0"/>
            <w:iCs w:val="0"/>
            <w:sz w:val="20"/>
          </w:rPr>
          <w:tab/>
        </w:r>
        <w:r>
          <w:rPr>
            <w:rStyle w:val="Hyperlink"/>
            <w:rFonts w:ascii="Arial" w:hAnsi="Arial" w:cs="Arial"/>
            <w:sz w:val="20"/>
            <w:szCs w:val="28"/>
          </w:rPr>
          <w:t>Safety Requirements</w:t>
        </w:r>
        <w:r>
          <w:rPr>
            <w:sz w:val="20"/>
          </w:rPr>
          <w:tab/>
        </w:r>
        <w:r w:rsidR="00DF5AE6">
          <w:rPr>
            <w:sz w:val="20"/>
          </w:rPr>
          <w:t>11</w:t>
        </w:r>
      </w:hyperlink>
    </w:p>
    <w:p w14:paraId="6564F84D" w14:textId="71AE575D" w:rsidR="00C6154C" w:rsidRDefault="00C6154C">
      <w:pPr>
        <w:pStyle w:val="TOC3"/>
        <w:tabs>
          <w:tab w:val="left" w:pos="1200"/>
          <w:tab w:val="right" w:leader="dot" w:pos="9350"/>
        </w:tabs>
        <w:rPr>
          <w:i w:val="0"/>
          <w:iCs w:val="0"/>
          <w:sz w:val="20"/>
        </w:rPr>
      </w:pPr>
      <w:hyperlink w:anchor="_Toc51490214" w:history="1">
        <w:r>
          <w:rPr>
            <w:rStyle w:val="Hyperlink"/>
            <w:rFonts w:ascii="Arial" w:hAnsi="Arial" w:cs="Arial"/>
            <w:sz w:val="20"/>
            <w:szCs w:val="28"/>
          </w:rPr>
          <w:t>5.3</w:t>
        </w:r>
        <w:r>
          <w:rPr>
            <w:i w:val="0"/>
            <w:iCs w:val="0"/>
            <w:sz w:val="20"/>
          </w:rPr>
          <w:tab/>
        </w:r>
        <w:r>
          <w:rPr>
            <w:rStyle w:val="Hyperlink"/>
            <w:rFonts w:ascii="Arial" w:hAnsi="Arial" w:cs="Arial"/>
            <w:sz w:val="20"/>
            <w:szCs w:val="28"/>
          </w:rPr>
          <w:t>Security Requirements</w:t>
        </w:r>
        <w:r>
          <w:rPr>
            <w:sz w:val="20"/>
          </w:rPr>
          <w:tab/>
        </w:r>
        <w:r w:rsidR="00DF5AE6">
          <w:rPr>
            <w:sz w:val="20"/>
          </w:rPr>
          <w:t>12</w:t>
        </w:r>
      </w:hyperlink>
    </w:p>
    <w:p w14:paraId="4241A216" w14:textId="4F3CDFC8" w:rsidR="00C6154C" w:rsidRDefault="00C6154C">
      <w:pPr>
        <w:pStyle w:val="TOC3"/>
        <w:tabs>
          <w:tab w:val="left" w:pos="1200"/>
          <w:tab w:val="right" w:leader="dot" w:pos="9350"/>
        </w:tabs>
        <w:rPr>
          <w:rStyle w:val="Hyperlink"/>
          <w:sz w:val="20"/>
        </w:rPr>
      </w:pPr>
      <w:hyperlink w:anchor="_Toc51490218" w:history="1">
        <w:r>
          <w:rPr>
            <w:rStyle w:val="Hyperlink"/>
            <w:rFonts w:ascii="Arial" w:hAnsi="Arial" w:cs="Arial"/>
            <w:sz w:val="20"/>
            <w:szCs w:val="28"/>
          </w:rPr>
          <w:t>5.4</w:t>
        </w:r>
        <w:r>
          <w:rPr>
            <w:i w:val="0"/>
            <w:iCs w:val="0"/>
            <w:sz w:val="20"/>
          </w:rPr>
          <w:tab/>
        </w:r>
        <w:r>
          <w:rPr>
            <w:rStyle w:val="Hyperlink"/>
            <w:rFonts w:ascii="Arial" w:hAnsi="Arial" w:cs="Arial"/>
            <w:sz w:val="20"/>
            <w:szCs w:val="28"/>
          </w:rPr>
          <w:t>User Documentation</w:t>
        </w:r>
        <w:r>
          <w:rPr>
            <w:sz w:val="20"/>
          </w:rPr>
          <w:tab/>
        </w:r>
        <w:r w:rsidR="00DF5AE6">
          <w:rPr>
            <w:sz w:val="20"/>
          </w:rPr>
          <w:t>12</w:t>
        </w:r>
      </w:hyperlink>
    </w:p>
    <w:p w14:paraId="63BE43C4" w14:textId="77777777" w:rsidR="00C6154C" w:rsidRDefault="00C6154C"/>
    <w:p w14:paraId="063DBDF9" w14:textId="6E1B61A4" w:rsidR="00C6154C" w:rsidRDefault="00C6154C">
      <w:pPr>
        <w:pStyle w:val="TOC2"/>
        <w:tabs>
          <w:tab w:val="left" w:pos="960"/>
        </w:tabs>
        <w:rPr>
          <w:smallCaps w:val="0"/>
          <w:sz w:val="22"/>
        </w:rPr>
      </w:pPr>
      <w:hyperlink w:anchor="_Toc51490219" w:history="1">
        <w:r>
          <w:rPr>
            <w:rStyle w:val="Hyperlink"/>
            <w:sz w:val="30"/>
            <w:szCs w:val="28"/>
          </w:rPr>
          <w:t>6.</w:t>
        </w:r>
        <w:r>
          <w:rPr>
            <w:smallCaps w:val="0"/>
            <w:sz w:val="22"/>
          </w:rPr>
          <w:tab/>
        </w:r>
        <w:r>
          <w:rPr>
            <w:rStyle w:val="Hyperlink"/>
            <w:sz w:val="30"/>
            <w:szCs w:val="28"/>
          </w:rPr>
          <w:t>Assumptions and Dependencies</w:t>
        </w:r>
        <w:r>
          <w:rPr>
            <w:sz w:val="22"/>
          </w:rPr>
          <w:tab/>
        </w:r>
        <w:r w:rsidR="00DF5AE6">
          <w:rPr>
            <w:sz w:val="22"/>
          </w:rPr>
          <w:t>13</w:t>
        </w:r>
      </w:hyperlink>
    </w:p>
    <w:p w14:paraId="05466547" w14:textId="05FA0054" w:rsidR="00C6154C" w:rsidRDefault="00C6154C">
      <w:pPr>
        <w:pStyle w:val="TOC2"/>
        <w:tabs>
          <w:tab w:val="left" w:pos="960"/>
        </w:tabs>
        <w:rPr>
          <w:ins w:id="16" w:author="Farrukh Saleem" w:date="2002-03-05T10:16:00Z"/>
        </w:rPr>
      </w:pPr>
      <w:hyperlink w:anchor="_Toc51490220" w:history="1">
        <w:r>
          <w:rPr>
            <w:rStyle w:val="Hyperlink"/>
            <w:sz w:val="30"/>
            <w:szCs w:val="28"/>
          </w:rPr>
          <w:t>7.</w:t>
        </w:r>
        <w:r>
          <w:rPr>
            <w:smallCaps w:val="0"/>
            <w:sz w:val="22"/>
          </w:rPr>
          <w:tab/>
        </w:r>
        <w:r>
          <w:rPr>
            <w:rStyle w:val="Hyperlink"/>
            <w:b/>
            <w:bCs/>
            <w:sz w:val="28"/>
            <w:szCs w:val="28"/>
          </w:rPr>
          <w:t>R</w:t>
        </w:r>
        <w:r>
          <w:rPr>
            <w:rStyle w:val="Hyperlink"/>
            <w:sz w:val="28"/>
            <w:szCs w:val="28"/>
          </w:rPr>
          <w:t>eferences</w:t>
        </w:r>
        <w:r>
          <w:rPr>
            <w:sz w:val="22"/>
          </w:rPr>
          <w:tab/>
        </w:r>
        <w:r w:rsidR="00DF5AE6">
          <w:rPr>
            <w:sz w:val="22"/>
          </w:rPr>
          <w:t>15</w:t>
        </w:r>
        <w:r>
          <w:rPr>
            <w:sz w:val="22"/>
          </w:rPr>
          <w:fldChar w:fldCharType="begin"/>
        </w:r>
        <w:r>
          <w:rPr>
            <w:sz w:val="22"/>
          </w:rPr>
          <w:instrText xml:space="preserve"> PAGEREF _Toc51490220 \h </w:instrText>
        </w:r>
        <w:r>
          <w:rPr>
            <w:sz w:val="22"/>
          </w:rPr>
        </w:r>
        <w:r>
          <w:rPr>
            <w:sz w:val="22"/>
          </w:rPr>
          <w:fldChar w:fldCharType="separate"/>
        </w:r>
        <w:r>
          <w:rPr>
            <w:sz w:val="22"/>
          </w:rPr>
          <w:t>7</w:t>
        </w:r>
        <w:r>
          <w:rPr>
            <w:sz w:val="22"/>
          </w:rPr>
          <w:fldChar w:fldCharType="end"/>
        </w:r>
      </w:hyperlink>
      <w:r>
        <w:rPr>
          <w:bCs/>
          <w:sz w:val="18"/>
          <w:szCs w:val="20"/>
        </w:rPr>
        <w:fldChar w:fldCharType="end"/>
      </w:r>
    </w:p>
    <w:p w14:paraId="2B8E52F2" w14:textId="77777777" w:rsidR="00C6154C" w:rsidRDefault="00000000">
      <w:pPr>
        <w:jc w:val="both"/>
      </w:pPr>
      <w:r>
        <w:t xml:space="preserve"> </w:t>
      </w:r>
      <w:ins w:id="17" w:author="Farrukh Saleem" w:date="2002-03-05T10:10:00Z">
        <w:r>
          <w:br w:type="page"/>
        </w:r>
      </w:ins>
      <w:bookmarkStart w:id="18" w:name="_Toc5423677"/>
      <w:ins w:id="19" w:author="Farrukh Saleem" w:date="2002-04-01T11:17:00Z">
        <w:del w:id="20" w:author="Maryum Zaidi" w:date="2002-04-04T17:29:00Z">
          <w:r>
            <w:rPr>
              <w:rFonts w:ascii="Verdana" w:hAnsi="Verdana"/>
              <w:sz w:val="32"/>
              <w:szCs w:val="72"/>
            </w:rPr>
            <w:delText>Section 1</w:delText>
          </w:r>
          <w:r>
            <w:rPr>
              <w:rFonts w:ascii="Verdana" w:hAnsi="Verdana"/>
              <w:sz w:val="32"/>
              <w:szCs w:val="72"/>
            </w:rPr>
            <w:br/>
          </w:r>
        </w:del>
      </w:ins>
      <w:bookmarkStart w:id="21" w:name="_Toc534602073"/>
      <w:bookmarkStart w:id="22" w:name="_Toc534602228"/>
      <w:bookmarkEnd w:id="18"/>
    </w:p>
    <w:p w14:paraId="09EE3847" w14:textId="77777777" w:rsidR="00C6154C" w:rsidRDefault="00000000">
      <w:pPr>
        <w:pStyle w:val="h1"/>
        <w:numPr>
          <w:ilvl w:val="0"/>
          <w:numId w:val="6"/>
        </w:numPr>
        <w:spacing w:after="120"/>
        <w:ind w:left="389" w:hanging="389"/>
        <w:jc w:val="both"/>
      </w:pPr>
      <w:bookmarkStart w:id="23" w:name="_Toc51490198"/>
      <w:bookmarkStart w:id="24" w:name="_Toc534602076"/>
      <w:bookmarkStart w:id="25" w:name="_Toc534602231"/>
      <w:bookmarkEnd w:id="21"/>
      <w:bookmarkEnd w:id="22"/>
      <w:r>
        <w:rPr>
          <w:sz w:val="32"/>
        </w:rPr>
        <w:lastRenderedPageBreak/>
        <w:t>Introduction</w:t>
      </w:r>
      <w:bookmarkEnd w:id="23"/>
      <w:bookmarkEnd w:id="24"/>
      <w:bookmarkEnd w:id="25"/>
    </w:p>
    <w:p w14:paraId="364692FE" w14:textId="77777777" w:rsidR="00C6154C" w:rsidRDefault="00C6154C">
      <w:pPr>
        <w:jc w:val="both"/>
      </w:pPr>
      <w:bookmarkStart w:id="26" w:name="_Toc534602232"/>
      <w:bookmarkStart w:id="27" w:name="_Toc534602077"/>
    </w:p>
    <w:p w14:paraId="31D5E577" w14:textId="0B2F49F8" w:rsidR="00405074" w:rsidRPr="00405074" w:rsidRDefault="00000000" w:rsidP="00405074">
      <w:pPr>
        <w:pStyle w:val="H2"/>
        <w:numPr>
          <w:ilvl w:val="1"/>
          <w:numId w:val="6"/>
        </w:numPr>
        <w:tabs>
          <w:tab w:val="clear" w:pos="390"/>
        </w:tabs>
        <w:spacing w:after="120"/>
        <w:ind w:left="389" w:hanging="389"/>
        <w:jc w:val="both"/>
        <w:rPr>
          <w:rFonts w:ascii="Arial" w:hAnsi="Arial" w:cs="Arial"/>
          <w:sz w:val="24"/>
        </w:rPr>
      </w:pPr>
      <w:bookmarkStart w:id="28" w:name="_Toc51490199"/>
      <w:r>
        <w:rPr>
          <w:rFonts w:ascii="Arial" w:hAnsi="Arial" w:cs="Arial"/>
          <w:sz w:val="24"/>
        </w:rPr>
        <w:t>Purpose of Document</w:t>
      </w:r>
      <w:bookmarkEnd w:id="28"/>
      <w:r>
        <w:rPr>
          <w:rFonts w:ascii="Arial" w:hAnsi="Arial" w:cs="Arial"/>
          <w:sz w:val="24"/>
        </w:rPr>
        <w:t xml:space="preserve"> </w:t>
      </w:r>
    </w:p>
    <w:bookmarkEnd w:id="26"/>
    <w:bookmarkEnd w:id="27"/>
    <w:p w14:paraId="4DF04DE6" w14:textId="77777777" w:rsidR="00405074" w:rsidRDefault="00405074" w:rsidP="00405074">
      <w:pPr>
        <w:jc w:val="both"/>
      </w:pPr>
      <w:r>
        <w:t xml:space="preserve">This </w:t>
      </w:r>
      <w:proofErr w:type="spellStart"/>
      <w:r>
        <w:t>purose</w:t>
      </w:r>
      <w:proofErr w:type="spellEnd"/>
      <w:r>
        <w:t xml:space="preserve"> of this document is to outline all of the features, functionalities, and requirements for the AI and Blockchain-Based Certificate Verification System. It describes what the system will do, how it will carry out its tasks, what issues it seeks to resolve, and how it will interact with users and other platforms. </w:t>
      </w:r>
    </w:p>
    <w:p w14:paraId="16E9496C" w14:textId="77777777" w:rsidR="00405074" w:rsidRDefault="00405074" w:rsidP="00405074">
      <w:pPr>
        <w:jc w:val="both"/>
      </w:pPr>
    </w:p>
    <w:p w14:paraId="45042BF9" w14:textId="0EB2780C" w:rsidR="00C6154C" w:rsidRDefault="00405074" w:rsidP="00405074">
      <w:pPr>
        <w:jc w:val="both"/>
      </w:pPr>
      <w:r>
        <w:t xml:space="preserve"> Developers, testers, academic supervisors, and project stakeholders are the target audience for this document. It is a guide for the project's design, development, and validation stages. All of the requirements listed here will help guarantee that the system is developed according to the user requirements.</w:t>
      </w:r>
    </w:p>
    <w:p w14:paraId="0C734BDC" w14:textId="77777777" w:rsidR="00405074" w:rsidRDefault="00405074" w:rsidP="00405074">
      <w:pPr>
        <w:jc w:val="both"/>
      </w:pPr>
    </w:p>
    <w:p w14:paraId="26810D7C" w14:textId="77777777" w:rsidR="00C6154C" w:rsidRDefault="00000000">
      <w:pPr>
        <w:pStyle w:val="H2"/>
        <w:numPr>
          <w:ilvl w:val="1"/>
          <w:numId w:val="6"/>
        </w:numPr>
        <w:spacing w:after="120"/>
        <w:ind w:left="389" w:hanging="389"/>
        <w:jc w:val="both"/>
        <w:rPr>
          <w:rFonts w:ascii="Arial" w:hAnsi="Arial" w:cs="Arial"/>
          <w:sz w:val="24"/>
        </w:rPr>
      </w:pPr>
      <w:bookmarkStart w:id="29" w:name="_Toc51490200"/>
      <w:bookmarkStart w:id="30" w:name="_Toc534602078"/>
      <w:bookmarkStart w:id="31" w:name="_Toc534602233"/>
      <w:r>
        <w:rPr>
          <w:rFonts w:ascii="Arial" w:hAnsi="Arial" w:cs="Arial"/>
          <w:sz w:val="24"/>
        </w:rPr>
        <w:t>Project Overview</w:t>
      </w:r>
      <w:bookmarkEnd w:id="29"/>
    </w:p>
    <w:p w14:paraId="66D181F8" w14:textId="369FF837" w:rsidR="00C6154C" w:rsidRDefault="00000000">
      <w:pPr>
        <w:jc w:val="both"/>
      </w:pPr>
      <w:r>
        <w:t xml:space="preserve">The </w:t>
      </w:r>
      <w:r w:rsidR="000D415B">
        <w:t xml:space="preserve">main aim of </w:t>
      </w:r>
      <w:r w:rsidRPr="000D415B">
        <w:rPr>
          <w:rStyle w:val="Strong"/>
          <w:b w:val="0"/>
          <w:bCs w:val="0"/>
        </w:rPr>
        <w:t>AI and Blockchain-Based Certificate Verification System</w:t>
      </w:r>
      <w:r>
        <w:t xml:space="preserve"> </w:t>
      </w:r>
      <w:r w:rsidR="000D415B">
        <w:t>is</w:t>
      </w:r>
      <w:r>
        <w:t xml:space="preserve"> to create a secure, tamper-proof platform for verifying academic and professional certificates. Fake certificates</w:t>
      </w:r>
      <w:r w:rsidR="000D415B">
        <w:t xml:space="preserve"> and degrees</w:t>
      </w:r>
      <w:r>
        <w:t xml:space="preserve"> have become a serious problem in Pakistan, with employers and institutions often struggling to confirm authenticity through slow manual </w:t>
      </w:r>
      <w:proofErr w:type="gramStart"/>
      <w:r>
        <w:t>processes[</w:t>
      </w:r>
      <w:proofErr w:type="gramEnd"/>
      <w:r>
        <w:t>1</w:t>
      </w:r>
      <w:proofErr w:type="gramStart"/>
      <w:r>
        <w:t>] .</w:t>
      </w:r>
      <w:proofErr w:type="gramEnd"/>
      <w:r>
        <w:t xml:space="preserve"> This project combines </w:t>
      </w:r>
      <w:r w:rsidR="000D415B" w:rsidRPr="000D415B">
        <w:rPr>
          <w:rStyle w:val="Strong"/>
          <w:b w:val="0"/>
          <w:bCs w:val="0"/>
        </w:rPr>
        <w:t>AI and Blockchain</w:t>
      </w:r>
      <w:r>
        <w:t xml:space="preserve"> technology to make the verification process fast, transparent,</w:t>
      </w:r>
      <w:r w:rsidR="00C44B01">
        <w:t xml:space="preserve"> </w:t>
      </w:r>
      <w:r w:rsidR="000D415B">
        <w:t>secure,</w:t>
      </w:r>
      <w:r>
        <w:t xml:space="preserve"> and </w:t>
      </w:r>
      <w:proofErr w:type="gramStart"/>
      <w:r>
        <w:t>trustworthy[</w:t>
      </w:r>
      <w:proofErr w:type="gramEnd"/>
      <w:r>
        <w:t>2].</w:t>
      </w:r>
    </w:p>
    <w:p w14:paraId="736FA432" w14:textId="77777777" w:rsidR="00C6154C" w:rsidRDefault="00C6154C">
      <w:pPr>
        <w:jc w:val="both"/>
      </w:pPr>
    </w:p>
    <w:p w14:paraId="21FD9338" w14:textId="77777777" w:rsidR="00C6154C" w:rsidRDefault="00000000">
      <w:pPr>
        <w:jc w:val="both"/>
      </w:pPr>
      <w:r>
        <w:t>Here’s how the system works:</w:t>
      </w:r>
    </w:p>
    <w:p w14:paraId="606BFB3C" w14:textId="77777777" w:rsidR="00C6154C" w:rsidRDefault="00C6154C">
      <w:pPr>
        <w:jc w:val="both"/>
      </w:pPr>
    </w:p>
    <w:p w14:paraId="7BA003B0" w14:textId="769F6831" w:rsidR="00C6154C" w:rsidRDefault="00000000">
      <w:pPr>
        <w:numPr>
          <w:ilvl w:val="0"/>
          <w:numId w:val="7"/>
        </w:numPr>
        <w:jc w:val="both"/>
      </w:pPr>
      <w:r>
        <w:t>Institutions or universities will upload and register certificates in system.</w:t>
      </w:r>
    </w:p>
    <w:p w14:paraId="683E602A" w14:textId="144C9DEE" w:rsidR="00C6154C" w:rsidRDefault="00000000">
      <w:pPr>
        <w:numPr>
          <w:ilvl w:val="0"/>
          <w:numId w:val="7"/>
        </w:numPr>
        <w:jc w:val="both"/>
      </w:pPr>
      <w:r>
        <w:t xml:space="preserve">The system will extract text from </w:t>
      </w:r>
      <w:r w:rsidR="0048517E">
        <w:t>the</w:t>
      </w:r>
      <w:r>
        <w:t xml:space="preserve"> certificates using OCR (Optical Character Recognition) and generate a unique SHA-256 hash for each [4].</w:t>
      </w:r>
    </w:p>
    <w:p w14:paraId="6E817CDE" w14:textId="74F25C56" w:rsidR="00C6154C" w:rsidRDefault="00000000">
      <w:pPr>
        <w:numPr>
          <w:ilvl w:val="0"/>
          <w:numId w:val="7"/>
        </w:numPr>
        <w:jc w:val="both"/>
      </w:pPr>
      <w:r>
        <w:t xml:space="preserve">This hash will be stored on the Ethereum blockchain, </w:t>
      </w:r>
      <w:r w:rsidR="000D415B">
        <w:t>it</w:t>
      </w:r>
      <w:r>
        <w:t xml:space="preserve"> ensures the record cannot be altered</w:t>
      </w:r>
      <w:r w:rsidR="000D415B">
        <w:t>.</w:t>
      </w:r>
    </w:p>
    <w:p w14:paraId="10734CD3" w14:textId="02E24BEE" w:rsidR="00C6154C" w:rsidRDefault="00000000">
      <w:pPr>
        <w:numPr>
          <w:ilvl w:val="0"/>
          <w:numId w:val="7"/>
        </w:numPr>
        <w:jc w:val="both"/>
      </w:pPr>
      <w:r>
        <w:t xml:space="preserve">When a user or employer uploads a certificate to verify, the system </w:t>
      </w:r>
      <w:r w:rsidR="0048517E">
        <w:t xml:space="preserve">will </w:t>
      </w:r>
      <w:proofErr w:type="gramStart"/>
      <w:r>
        <w:t>generates</w:t>
      </w:r>
      <w:proofErr w:type="gramEnd"/>
      <w:r>
        <w:t xml:space="preserve"> </w:t>
      </w:r>
      <w:r w:rsidR="0048517E">
        <w:t>a</w:t>
      </w:r>
      <w:r>
        <w:t xml:space="preserve"> </w:t>
      </w:r>
      <w:proofErr w:type="spellStart"/>
      <w:r>
        <w:t>hash</w:t>
      </w:r>
      <w:proofErr w:type="spellEnd"/>
      <w:r>
        <w:t xml:space="preserve"> and </w:t>
      </w:r>
      <w:r w:rsidR="000D415B">
        <w:t>match it with</w:t>
      </w:r>
      <w:r>
        <w:t xml:space="preserve"> the blockchain record.</w:t>
      </w:r>
    </w:p>
    <w:p w14:paraId="0D97E9FA" w14:textId="54F3F262" w:rsidR="00C6154C" w:rsidRDefault="00000000" w:rsidP="0048517E">
      <w:pPr>
        <w:numPr>
          <w:ilvl w:val="0"/>
          <w:numId w:val="7"/>
        </w:numPr>
        <w:jc w:val="both"/>
      </w:pPr>
      <w:r>
        <w:t>If the hashes match, the certificate is confirmed as authentic</w:t>
      </w:r>
      <w:r w:rsidR="0048517E">
        <w:t xml:space="preserve"> </w:t>
      </w:r>
      <w:proofErr w:type="gramStart"/>
      <w:r w:rsidR="0048517E">
        <w:t xml:space="preserve">certificate </w:t>
      </w:r>
      <w:r>
        <w:t>.</w:t>
      </w:r>
      <w:proofErr w:type="gramEnd"/>
      <w:r>
        <w:t xml:space="preserve"> If not, it</w:t>
      </w:r>
      <w:r w:rsidR="0048517E">
        <w:t xml:space="preserve"> is</w:t>
      </w:r>
      <w:r>
        <w:t xml:space="preserve"> fake or modified.</w:t>
      </w:r>
    </w:p>
    <w:p w14:paraId="4FFBD084" w14:textId="77777777" w:rsidR="00C6154C" w:rsidRDefault="00C6154C">
      <w:pPr>
        <w:jc w:val="both"/>
      </w:pPr>
    </w:p>
    <w:p w14:paraId="7AFD4785" w14:textId="77777777" w:rsidR="00C6154C" w:rsidRDefault="00000000">
      <w:pPr>
        <w:jc w:val="both"/>
      </w:pPr>
      <w:r>
        <w:t>The goal of this system is to reduce human error, prevent fraud, and create a centralized digital verification solution that can be used across educational and professional sectors.</w:t>
      </w:r>
    </w:p>
    <w:p w14:paraId="243CC8D9" w14:textId="77777777" w:rsidR="00C6154C" w:rsidRDefault="00C6154C">
      <w:pPr>
        <w:jc w:val="both"/>
      </w:pPr>
    </w:p>
    <w:p w14:paraId="518EABAF" w14:textId="77777777" w:rsidR="00C6154C" w:rsidRDefault="00000000">
      <w:pPr>
        <w:pStyle w:val="H2"/>
        <w:numPr>
          <w:ilvl w:val="1"/>
          <w:numId w:val="6"/>
        </w:numPr>
        <w:spacing w:after="120"/>
        <w:ind w:left="389" w:hanging="389"/>
        <w:jc w:val="both"/>
        <w:rPr>
          <w:rFonts w:ascii="Arial" w:hAnsi="Arial" w:cs="Arial"/>
          <w:sz w:val="24"/>
        </w:rPr>
      </w:pPr>
      <w:bookmarkStart w:id="32" w:name="_Toc51490201"/>
      <w:r>
        <w:rPr>
          <w:rFonts w:ascii="Arial" w:hAnsi="Arial" w:cs="Arial"/>
          <w:sz w:val="24"/>
        </w:rPr>
        <w:t>Scope</w:t>
      </w:r>
      <w:bookmarkEnd w:id="30"/>
      <w:bookmarkEnd w:id="31"/>
      <w:bookmarkEnd w:id="32"/>
    </w:p>
    <w:p w14:paraId="7C21D365" w14:textId="77777777" w:rsidR="00C6154C" w:rsidRDefault="00C6154C">
      <w:pPr>
        <w:jc w:val="both"/>
      </w:pPr>
    </w:p>
    <w:p w14:paraId="18FCB8D8" w14:textId="1F07E910" w:rsidR="00C6154C" w:rsidRDefault="00000000">
      <w:pPr>
        <w:jc w:val="both"/>
      </w:pPr>
      <w:r>
        <w:t>The system being developed, AI and Blockchain-Based Certificate Verification System, is designed to help organizations and individuals</w:t>
      </w:r>
      <w:r w:rsidR="0048517E">
        <w:t xml:space="preserve"> to</w:t>
      </w:r>
      <w:r>
        <w:t xml:space="preserve"> verify academic and professional documents </w:t>
      </w:r>
      <w:r w:rsidR="0048517E">
        <w:t xml:space="preserve">fast and </w:t>
      </w:r>
      <w:r>
        <w:t>secure.</w:t>
      </w:r>
    </w:p>
    <w:p w14:paraId="47DA2C9E" w14:textId="77777777" w:rsidR="00C6154C" w:rsidRDefault="00C6154C">
      <w:pPr>
        <w:jc w:val="both"/>
      </w:pPr>
    </w:p>
    <w:p w14:paraId="5909ABB2" w14:textId="77777777" w:rsidR="00C6154C" w:rsidRDefault="00000000">
      <w:pPr>
        <w:jc w:val="both"/>
        <w:rPr>
          <w:b/>
          <w:bCs/>
        </w:rPr>
      </w:pPr>
      <w:r>
        <w:rPr>
          <w:b/>
          <w:bCs/>
        </w:rPr>
        <w:t>In Scope (What the system will do):</w:t>
      </w:r>
    </w:p>
    <w:p w14:paraId="1EA6DA45" w14:textId="77777777" w:rsidR="00C6154C" w:rsidRDefault="00C6154C">
      <w:pPr>
        <w:jc w:val="both"/>
      </w:pPr>
    </w:p>
    <w:p w14:paraId="68FF609C" w14:textId="77777777" w:rsidR="00C6154C" w:rsidRDefault="00000000">
      <w:pPr>
        <w:numPr>
          <w:ilvl w:val="0"/>
          <w:numId w:val="8"/>
        </w:numPr>
        <w:jc w:val="both"/>
      </w:pPr>
      <w:r>
        <w:t>Allow registered institutions to upload and register certificates.</w:t>
      </w:r>
    </w:p>
    <w:p w14:paraId="0251542A" w14:textId="77777777" w:rsidR="00C6154C" w:rsidRDefault="00000000">
      <w:pPr>
        <w:numPr>
          <w:ilvl w:val="0"/>
          <w:numId w:val="8"/>
        </w:numPr>
        <w:jc w:val="both"/>
      </w:pPr>
      <w:r>
        <w:lastRenderedPageBreak/>
        <w:t>Extract certificate data using OCR and generate a hash value.</w:t>
      </w:r>
    </w:p>
    <w:p w14:paraId="15CAAEF5" w14:textId="3AFE7EEC" w:rsidR="00C6154C" w:rsidRDefault="00000000">
      <w:pPr>
        <w:numPr>
          <w:ilvl w:val="0"/>
          <w:numId w:val="8"/>
        </w:numPr>
        <w:jc w:val="both"/>
      </w:pPr>
      <w:r>
        <w:t>Store the certificate hash on the blockchain</w:t>
      </w:r>
      <w:r w:rsidR="0048517E">
        <w:t xml:space="preserve"> </w:t>
      </w:r>
      <w:proofErr w:type="spellStart"/>
      <w:r w:rsidR="0048517E">
        <w:t>securily</w:t>
      </w:r>
      <w:proofErr w:type="spellEnd"/>
      <w:r>
        <w:t>.</w:t>
      </w:r>
    </w:p>
    <w:p w14:paraId="268815C8" w14:textId="350F9E6E" w:rsidR="00C6154C" w:rsidRDefault="0048517E">
      <w:pPr>
        <w:numPr>
          <w:ilvl w:val="0"/>
          <w:numId w:val="8"/>
        </w:numPr>
        <w:jc w:val="both"/>
      </w:pPr>
      <w:r>
        <w:t>Allow users or employers to upload certificates for instant verification.</w:t>
      </w:r>
    </w:p>
    <w:p w14:paraId="2ECDE00E" w14:textId="77777777" w:rsidR="00C6154C" w:rsidRDefault="00000000">
      <w:pPr>
        <w:numPr>
          <w:ilvl w:val="0"/>
          <w:numId w:val="8"/>
        </w:numPr>
        <w:jc w:val="both"/>
      </w:pPr>
      <w:r>
        <w:t>Display verification results (“Verified” or “Fake/Modified”).</w:t>
      </w:r>
    </w:p>
    <w:p w14:paraId="1F372B83" w14:textId="221CEAFF" w:rsidR="00C6154C" w:rsidRDefault="0048517E">
      <w:pPr>
        <w:numPr>
          <w:ilvl w:val="0"/>
          <w:numId w:val="8"/>
        </w:numPr>
        <w:jc w:val="both"/>
      </w:pPr>
      <w:proofErr w:type="gramStart"/>
      <w:r>
        <w:t>Simple  web</w:t>
      </w:r>
      <w:proofErr w:type="gramEnd"/>
      <w:r>
        <w:t>-based interface accessible from all browsers.</w:t>
      </w:r>
    </w:p>
    <w:p w14:paraId="14E9B663" w14:textId="77777777" w:rsidR="00C6154C" w:rsidRDefault="00C6154C">
      <w:pPr>
        <w:jc w:val="both"/>
      </w:pPr>
    </w:p>
    <w:p w14:paraId="0EE334D7" w14:textId="77777777" w:rsidR="00C6154C" w:rsidRDefault="00000000">
      <w:pPr>
        <w:jc w:val="both"/>
        <w:rPr>
          <w:b/>
          <w:bCs/>
        </w:rPr>
      </w:pPr>
      <w:r>
        <w:rPr>
          <w:b/>
          <w:bCs/>
        </w:rPr>
        <w:t>Out of Scope (What the system will not do):</w:t>
      </w:r>
    </w:p>
    <w:p w14:paraId="0ECEF153" w14:textId="77777777" w:rsidR="00C6154C" w:rsidRDefault="00C6154C">
      <w:pPr>
        <w:jc w:val="both"/>
      </w:pPr>
    </w:p>
    <w:p w14:paraId="665A42CB" w14:textId="77777777" w:rsidR="00C6154C" w:rsidRDefault="00000000">
      <w:pPr>
        <w:numPr>
          <w:ilvl w:val="0"/>
          <w:numId w:val="8"/>
        </w:numPr>
        <w:jc w:val="both"/>
      </w:pPr>
      <w:r>
        <w:t>Integration with national databases such as HEC or NADRA.</w:t>
      </w:r>
    </w:p>
    <w:p w14:paraId="7D481520" w14:textId="77777777" w:rsidR="00C6154C" w:rsidRDefault="00000000">
      <w:pPr>
        <w:numPr>
          <w:ilvl w:val="0"/>
          <w:numId w:val="8"/>
        </w:numPr>
        <w:jc w:val="both"/>
      </w:pPr>
      <w:r>
        <w:t xml:space="preserve">Real cryptocurrency transactions (system will use Ethereum </w:t>
      </w:r>
      <w:proofErr w:type="spellStart"/>
      <w:r>
        <w:t>testnet</w:t>
      </w:r>
      <w:proofErr w:type="spellEnd"/>
      <w:r>
        <w:t xml:space="preserve"> only).</w:t>
      </w:r>
    </w:p>
    <w:p w14:paraId="0A5E48A1" w14:textId="77777777" w:rsidR="00C6154C" w:rsidRDefault="00000000">
      <w:pPr>
        <w:numPr>
          <w:ilvl w:val="0"/>
          <w:numId w:val="8"/>
        </w:numPr>
        <w:jc w:val="both"/>
      </w:pPr>
      <w:r>
        <w:t>Mobile application development (web version only for this phase).</w:t>
      </w:r>
    </w:p>
    <w:p w14:paraId="6169BD48" w14:textId="2A83EA3D" w:rsidR="00C6154C" w:rsidRDefault="00000000" w:rsidP="0048517E">
      <w:pPr>
        <w:numPr>
          <w:ilvl w:val="0"/>
          <w:numId w:val="8"/>
        </w:numPr>
        <w:jc w:val="both"/>
      </w:pPr>
      <w:r>
        <w:t>Editing or deletion of blockchain data once recorded.</w:t>
      </w:r>
    </w:p>
    <w:p w14:paraId="10AE3634" w14:textId="77777777" w:rsidR="0048517E" w:rsidRDefault="0048517E" w:rsidP="0048517E">
      <w:pPr>
        <w:ind w:left="420"/>
        <w:jc w:val="both"/>
      </w:pPr>
    </w:p>
    <w:p w14:paraId="485A3069" w14:textId="3B8A729D" w:rsidR="00C6154C" w:rsidRDefault="00000000">
      <w:pPr>
        <w:jc w:val="both"/>
      </w:pPr>
      <w:r>
        <w:t xml:space="preserve">By combining AI automation and blockchain’s immutability, the system will </w:t>
      </w:r>
      <w:r w:rsidR="0048517E">
        <w:t>provide</w:t>
      </w:r>
      <w:r>
        <w:t xml:space="preserve"> a secure and efficient way to verify </w:t>
      </w:r>
      <w:r w:rsidR="0048517E">
        <w:t xml:space="preserve">any </w:t>
      </w:r>
      <w:r>
        <w:t xml:space="preserve">certificate without relying on </w:t>
      </w:r>
      <w:r w:rsidR="0048517E">
        <w:t xml:space="preserve">human or manual </w:t>
      </w:r>
      <w:r>
        <w:t xml:space="preserve">validation or </w:t>
      </w:r>
      <w:r w:rsidR="0048517E">
        <w:t xml:space="preserve">any </w:t>
      </w:r>
      <w:r>
        <w:t>third-party services.</w:t>
      </w:r>
    </w:p>
    <w:p w14:paraId="1894B7AD" w14:textId="77777777" w:rsidR="00C6154C" w:rsidRDefault="00C6154C">
      <w:pPr>
        <w:jc w:val="both"/>
      </w:pPr>
    </w:p>
    <w:p w14:paraId="502B7289" w14:textId="77777777" w:rsidR="00C6154C" w:rsidRDefault="00000000">
      <w:pPr>
        <w:pStyle w:val="h1"/>
        <w:numPr>
          <w:ilvl w:val="0"/>
          <w:numId w:val="6"/>
        </w:numPr>
        <w:spacing w:after="120"/>
        <w:ind w:left="389" w:hanging="389"/>
        <w:jc w:val="both"/>
        <w:rPr>
          <w:sz w:val="32"/>
        </w:rPr>
      </w:pPr>
      <w:bookmarkStart w:id="33" w:name="_Toc534602082"/>
      <w:bookmarkStart w:id="34" w:name="_Toc51490202"/>
      <w:bookmarkStart w:id="35" w:name="_Toc534602237"/>
      <w:r>
        <w:rPr>
          <w:sz w:val="32"/>
        </w:rPr>
        <w:t>Overall System Description</w:t>
      </w:r>
      <w:bookmarkEnd w:id="33"/>
      <w:bookmarkEnd w:id="34"/>
      <w:bookmarkEnd w:id="35"/>
    </w:p>
    <w:p w14:paraId="09D941A1" w14:textId="77777777" w:rsidR="00C6154C" w:rsidRDefault="00C6154C">
      <w:pPr>
        <w:jc w:val="both"/>
      </w:pPr>
      <w:bookmarkStart w:id="36" w:name="_Toc534602088"/>
      <w:bookmarkStart w:id="37" w:name="_Toc534602243"/>
    </w:p>
    <w:p w14:paraId="27DF9B07" w14:textId="77777777" w:rsidR="00C6154C" w:rsidRDefault="00000000">
      <w:pPr>
        <w:jc w:val="both"/>
      </w:pPr>
      <w:r>
        <w:t>The AI and Blockchain-Based Certificate Verification System is a secure, web-based platform designed to check the authenticity of academic and professional certificates. The system will use Artificial Intelligence (AI) and Blockchain together to prevent fraud and make the verification process automatic and transparent.</w:t>
      </w:r>
    </w:p>
    <w:p w14:paraId="6451CEC3" w14:textId="77777777" w:rsidR="00C6154C" w:rsidRDefault="00C6154C">
      <w:pPr>
        <w:jc w:val="both"/>
      </w:pPr>
    </w:p>
    <w:p w14:paraId="3E017250" w14:textId="77777777" w:rsidR="00C6154C" w:rsidRDefault="00000000">
      <w:pPr>
        <w:jc w:val="both"/>
      </w:pPr>
      <w:r>
        <w:t>AI will handle text extraction through Optical Character Recognition (OCR), while Blockchain will record unique certificate hashes to ensure that once data is stored, it can never be changed or deleted [3].</w:t>
      </w:r>
    </w:p>
    <w:p w14:paraId="77C8EF66" w14:textId="68E57DEC" w:rsidR="00C6154C" w:rsidRDefault="00000000">
      <w:pPr>
        <w:jc w:val="both"/>
      </w:pPr>
      <w:r>
        <w:t>This will help institutions, employers, and individuals</w:t>
      </w:r>
      <w:r w:rsidR="000D415B">
        <w:t xml:space="preserve"> to</w:t>
      </w:r>
      <w:r>
        <w:t xml:space="preserve"> easily verify whether a certificate is real or </w:t>
      </w:r>
      <w:r w:rsidR="000D415B">
        <w:t>not</w:t>
      </w:r>
      <w:r>
        <w:t>.</w:t>
      </w:r>
    </w:p>
    <w:p w14:paraId="4CB79146" w14:textId="77777777" w:rsidR="00C6154C" w:rsidRDefault="00C6154C">
      <w:pPr>
        <w:jc w:val="both"/>
      </w:pPr>
    </w:p>
    <w:p w14:paraId="048BD254" w14:textId="471CA61E" w:rsidR="00C6154C" w:rsidRDefault="00000000">
      <w:pPr>
        <w:jc w:val="both"/>
      </w:pPr>
      <w:r>
        <w:t>It will reduce the time and cost required for manual verification, providing a trustworthy digital alternative.</w:t>
      </w:r>
    </w:p>
    <w:p w14:paraId="3A3FA2B3" w14:textId="77777777" w:rsidR="00C6154C" w:rsidRDefault="00C6154C">
      <w:pPr>
        <w:jc w:val="both"/>
      </w:pPr>
    </w:p>
    <w:p w14:paraId="310AF010" w14:textId="77777777" w:rsidR="00C6154C" w:rsidRDefault="00000000">
      <w:pPr>
        <w:jc w:val="both"/>
        <w:rPr>
          <w:b/>
          <w:bCs/>
          <w:sz w:val="28"/>
          <w:szCs w:val="28"/>
        </w:rPr>
      </w:pPr>
      <w:r>
        <w:rPr>
          <w:b/>
          <w:bCs/>
          <w:sz w:val="28"/>
          <w:szCs w:val="28"/>
        </w:rPr>
        <w:t>2.1 User Characteristics</w:t>
      </w:r>
    </w:p>
    <w:p w14:paraId="274C7299" w14:textId="77777777" w:rsidR="00C6154C" w:rsidRDefault="00C6154C">
      <w:pPr>
        <w:jc w:val="both"/>
      </w:pPr>
    </w:p>
    <w:p w14:paraId="6E419DEC" w14:textId="77777777" w:rsidR="00C6154C" w:rsidRDefault="00000000">
      <w:pPr>
        <w:jc w:val="both"/>
      </w:pPr>
      <w:r>
        <w:t>The system is designed for three main types of users. Each group plays a different role in how the system operates.</w:t>
      </w:r>
    </w:p>
    <w:p w14:paraId="3DFD3269" w14:textId="77777777" w:rsidR="00C6154C" w:rsidRDefault="00C6154C">
      <w:pPr>
        <w:jc w:val="both"/>
      </w:pPr>
    </w:p>
    <w:p w14:paraId="67F9FDEF" w14:textId="77777777" w:rsidR="00C6154C" w:rsidRDefault="00000000">
      <w:pPr>
        <w:jc w:val="both"/>
        <w:rPr>
          <w:b/>
          <w:bCs/>
        </w:rPr>
      </w:pPr>
      <w:r>
        <w:rPr>
          <w:b/>
          <w:bCs/>
        </w:rPr>
        <w:t>2.1.1 Primary Users (Institutions / Universities)</w:t>
      </w:r>
    </w:p>
    <w:p w14:paraId="34356E23" w14:textId="77777777" w:rsidR="00C6154C" w:rsidRDefault="00C6154C">
      <w:pPr>
        <w:jc w:val="both"/>
      </w:pPr>
    </w:p>
    <w:p w14:paraId="2BEE7749" w14:textId="77777777" w:rsidR="00C6154C" w:rsidRDefault="00000000">
      <w:pPr>
        <w:numPr>
          <w:ilvl w:val="0"/>
          <w:numId w:val="9"/>
        </w:numPr>
        <w:jc w:val="both"/>
      </w:pPr>
      <w:r>
        <w:t>These users will register and upload verified certificates to the system.</w:t>
      </w:r>
    </w:p>
    <w:p w14:paraId="70128C69" w14:textId="77777777" w:rsidR="00C6154C" w:rsidRDefault="00000000">
      <w:pPr>
        <w:numPr>
          <w:ilvl w:val="0"/>
          <w:numId w:val="9"/>
        </w:numPr>
        <w:jc w:val="both"/>
      </w:pPr>
      <w:r>
        <w:t>Each uploaded certificate will be processed through OCR and stored securely on the blockchain.</w:t>
      </w:r>
    </w:p>
    <w:p w14:paraId="4F1993A8" w14:textId="77777777" w:rsidR="00C6154C" w:rsidRDefault="00000000">
      <w:pPr>
        <w:numPr>
          <w:ilvl w:val="0"/>
          <w:numId w:val="9"/>
        </w:numPr>
        <w:jc w:val="both"/>
      </w:pPr>
      <w:r>
        <w:t>They are responsible for maintaining the authenticity of uploaded data.</w:t>
      </w:r>
    </w:p>
    <w:p w14:paraId="0E331D5E" w14:textId="77777777" w:rsidR="00C6154C" w:rsidRDefault="00000000">
      <w:pPr>
        <w:numPr>
          <w:ilvl w:val="0"/>
          <w:numId w:val="9"/>
        </w:numPr>
        <w:jc w:val="both"/>
      </w:pPr>
      <w:r>
        <w:t>Institutions include universities, training centers, and boards that issue certificates.</w:t>
      </w:r>
    </w:p>
    <w:p w14:paraId="1CD3DB73" w14:textId="77777777" w:rsidR="00C6154C" w:rsidRDefault="00C6154C">
      <w:pPr>
        <w:jc w:val="both"/>
      </w:pPr>
    </w:p>
    <w:p w14:paraId="6E955786" w14:textId="77777777" w:rsidR="00C6154C" w:rsidRDefault="00000000">
      <w:pPr>
        <w:jc w:val="both"/>
        <w:rPr>
          <w:b/>
          <w:bCs/>
        </w:rPr>
      </w:pPr>
      <w:r>
        <w:rPr>
          <w:b/>
          <w:bCs/>
        </w:rPr>
        <w:t>2.1.2 Secondary Users (Employers / Verifiers)</w:t>
      </w:r>
    </w:p>
    <w:p w14:paraId="4ACF5F3B" w14:textId="77777777" w:rsidR="00C6154C" w:rsidRDefault="00C6154C">
      <w:pPr>
        <w:jc w:val="both"/>
      </w:pPr>
    </w:p>
    <w:p w14:paraId="5B66965A" w14:textId="77777777" w:rsidR="00C6154C" w:rsidRDefault="00000000">
      <w:pPr>
        <w:numPr>
          <w:ilvl w:val="0"/>
          <w:numId w:val="9"/>
        </w:numPr>
        <w:jc w:val="both"/>
      </w:pPr>
      <w:r>
        <w:t>These users will upload certificates submitted by job applicants or trainees.</w:t>
      </w:r>
    </w:p>
    <w:p w14:paraId="634D20DE" w14:textId="1DF5F019" w:rsidR="00C6154C" w:rsidRDefault="00000000">
      <w:pPr>
        <w:numPr>
          <w:ilvl w:val="0"/>
          <w:numId w:val="9"/>
        </w:numPr>
        <w:jc w:val="both"/>
      </w:pPr>
      <w:r>
        <w:t>The system will automatically check and verify whether the uploaded certificate matches the one registered by the issuing institution</w:t>
      </w:r>
      <w:r w:rsidR="0048517E">
        <w:t xml:space="preserve"> or not.</w:t>
      </w:r>
    </w:p>
    <w:p w14:paraId="66413F9B" w14:textId="77777777" w:rsidR="00C6154C" w:rsidRDefault="00000000">
      <w:pPr>
        <w:numPr>
          <w:ilvl w:val="0"/>
          <w:numId w:val="9"/>
        </w:numPr>
        <w:jc w:val="both"/>
      </w:pPr>
      <w:r>
        <w:t>Employers or verification agencies can use this system to save time and avoid fake documentation.</w:t>
      </w:r>
    </w:p>
    <w:p w14:paraId="7CB9772C" w14:textId="77777777" w:rsidR="00C6154C" w:rsidRDefault="00C6154C">
      <w:pPr>
        <w:jc w:val="both"/>
      </w:pPr>
    </w:p>
    <w:p w14:paraId="553D0750" w14:textId="77777777" w:rsidR="00C6154C" w:rsidRDefault="00000000">
      <w:pPr>
        <w:jc w:val="both"/>
        <w:rPr>
          <w:b/>
          <w:bCs/>
        </w:rPr>
      </w:pPr>
      <w:r>
        <w:rPr>
          <w:b/>
          <w:bCs/>
        </w:rPr>
        <w:t>2.1.3 General Users (Individuals / Students)</w:t>
      </w:r>
    </w:p>
    <w:p w14:paraId="48E89FA6" w14:textId="77777777" w:rsidR="00C6154C" w:rsidRDefault="00C6154C">
      <w:pPr>
        <w:jc w:val="both"/>
      </w:pPr>
    </w:p>
    <w:p w14:paraId="47DBA27D" w14:textId="77777777" w:rsidR="00C6154C" w:rsidRDefault="00000000">
      <w:pPr>
        <w:numPr>
          <w:ilvl w:val="0"/>
          <w:numId w:val="9"/>
        </w:numPr>
        <w:jc w:val="both"/>
      </w:pPr>
      <w:r>
        <w:t>These users can verify their own certificates to confirm that the record exists on the blockchain.</w:t>
      </w:r>
    </w:p>
    <w:p w14:paraId="5B993C0A" w14:textId="77777777" w:rsidR="00C6154C" w:rsidRDefault="00000000">
      <w:pPr>
        <w:numPr>
          <w:ilvl w:val="0"/>
          <w:numId w:val="9"/>
        </w:numPr>
        <w:jc w:val="both"/>
      </w:pPr>
      <w:r>
        <w:t>They can view verification results but cannot modify or upload new records.</w:t>
      </w:r>
    </w:p>
    <w:p w14:paraId="03ACEC3D" w14:textId="77777777" w:rsidR="00C6154C" w:rsidRDefault="00000000">
      <w:pPr>
        <w:numPr>
          <w:ilvl w:val="0"/>
          <w:numId w:val="9"/>
        </w:numPr>
        <w:jc w:val="both"/>
      </w:pPr>
      <w:r>
        <w:t>Basic computer skills and internet access are sufficient to use this system.</w:t>
      </w:r>
    </w:p>
    <w:p w14:paraId="441403F6" w14:textId="77777777" w:rsidR="00C6154C" w:rsidRDefault="00C6154C">
      <w:pPr>
        <w:jc w:val="both"/>
      </w:pPr>
    </w:p>
    <w:p w14:paraId="076C6EC8" w14:textId="77777777" w:rsidR="00C6154C" w:rsidRDefault="00000000">
      <w:pPr>
        <w:jc w:val="both"/>
        <w:rPr>
          <w:b/>
          <w:bCs/>
          <w:sz w:val="28"/>
          <w:szCs w:val="28"/>
        </w:rPr>
      </w:pPr>
      <w:r>
        <w:rPr>
          <w:b/>
          <w:bCs/>
          <w:sz w:val="28"/>
          <w:szCs w:val="28"/>
        </w:rPr>
        <w:t>2.2 Operating Environment</w:t>
      </w:r>
    </w:p>
    <w:p w14:paraId="65F0AA54" w14:textId="77777777" w:rsidR="00C6154C" w:rsidRDefault="00C6154C">
      <w:pPr>
        <w:jc w:val="both"/>
      </w:pPr>
    </w:p>
    <w:p w14:paraId="3E892E2A" w14:textId="77777777" w:rsidR="00C6154C" w:rsidRDefault="00000000">
      <w:pPr>
        <w:jc w:val="both"/>
      </w:pPr>
      <w:r>
        <w:t>The system will run entirely on the web, accessible through desktop and mobile browsers. It does not require special hardware, only a stable internet connection.</w:t>
      </w:r>
    </w:p>
    <w:p w14:paraId="734DFBF2" w14:textId="77777777" w:rsidR="00C6154C" w:rsidRDefault="00C6154C">
      <w:pPr>
        <w:jc w:val="both"/>
      </w:pPr>
    </w:p>
    <w:p w14:paraId="29C9FFB6" w14:textId="77777777" w:rsidR="00C6154C" w:rsidRDefault="00000000">
      <w:pPr>
        <w:jc w:val="both"/>
        <w:rPr>
          <w:b/>
          <w:bCs/>
        </w:rPr>
      </w:pPr>
      <w:r>
        <w:rPr>
          <w:b/>
          <w:bCs/>
        </w:rPr>
        <w:t>2.2.1 Hardware</w:t>
      </w:r>
    </w:p>
    <w:p w14:paraId="3C5A3AC1" w14:textId="77777777" w:rsidR="00C6154C" w:rsidRDefault="00C6154C">
      <w:pPr>
        <w:jc w:val="both"/>
      </w:pPr>
    </w:p>
    <w:p w14:paraId="44955A8C" w14:textId="77777777" w:rsidR="00C6154C" w:rsidRDefault="00000000">
      <w:pPr>
        <w:jc w:val="both"/>
      </w:pPr>
      <w:r>
        <w:rPr>
          <w:b/>
          <w:bCs/>
        </w:rPr>
        <w:t>Servers:</w:t>
      </w:r>
      <w:r>
        <w:t xml:space="preserve"> The backend will be hosted on a cloud server or a local test environment (e.g., AWS or PythonAnywhere).</w:t>
      </w:r>
    </w:p>
    <w:p w14:paraId="759B4985" w14:textId="77777777" w:rsidR="00C6154C" w:rsidRDefault="00C6154C">
      <w:pPr>
        <w:jc w:val="both"/>
      </w:pPr>
    </w:p>
    <w:p w14:paraId="746EBBDA" w14:textId="65ED8680" w:rsidR="00C6154C" w:rsidRDefault="00000000">
      <w:pPr>
        <w:jc w:val="both"/>
      </w:pPr>
      <w:r>
        <w:rPr>
          <w:b/>
          <w:bCs/>
        </w:rPr>
        <w:t>User Devices:</w:t>
      </w:r>
      <w:r>
        <w:t xml:space="preserve"> Any computer or smartphone with an internet connection can use the system. </w:t>
      </w:r>
      <w:r w:rsidR="0048517E">
        <w:t xml:space="preserve">Only </w:t>
      </w:r>
      <w:r>
        <w:t xml:space="preserve">a </w:t>
      </w:r>
      <w:r w:rsidR="0048517E">
        <w:t xml:space="preserve">working </w:t>
      </w:r>
      <w:r>
        <w:t xml:space="preserve">web browser </w:t>
      </w:r>
      <w:r w:rsidR="0048517E">
        <w:t>is required</w:t>
      </w:r>
      <w:r>
        <w:t>.</w:t>
      </w:r>
    </w:p>
    <w:p w14:paraId="1CFCA4D4" w14:textId="77777777" w:rsidR="00C6154C" w:rsidRDefault="00C6154C">
      <w:pPr>
        <w:jc w:val="both"/>
        <w:rPr>
          <w:b/>
          <w:bCs/>
        </w:rPr>
      </w:pPr>
    </w:p>
    <w:p w14:paraId="75CA3621" w14:textId="77777777" w:rsidR="00C6154C" w:rsidRDefault="00000000">
      <w:pPr>
        <w:jc w:val="both"/>
      </w:pPr>
      <w:r>
        <w:rPr>
          <w:b/>
          <w:bCs/>
        </w:rPr>
        <w:t>Storage:</w:t>
      </w:r>
      <w:r>
        <w:t xml:space="preserve"> Server storage will handle uploaded certificates and temporary OCR files.</w:t>
      </w:r>
    </w:p>
    <w:p w14:paraId="067CE885" w14:textId="77777777" w:rsidR="00C6154C" w:rsidRDefault="00C6154C">
      <w:pPr>
        <w:jc w:val="both"/>
      </w:pPr>
    </w:p>
    <w:p w14:paraId="0F937A00" w14:textId="77777777" w:rsidR="00C6154C" w:rsidRDefault="00000000">
      <w:pPr>
        <w:jc w:val="both"/>
        <w:rPr>
          <w:b/>
          <w:bCs/>
        </w:rPr>
      </w:pPr>
      <w:r>
        <w:rPr>
          <w:b/>
          <w:bCs/>
        </w:rPr>
        <w:t>2.2.2 Software</w:t>
      </w:r>
    </w:p>
    <w:p w14:paraId="09186CBC" w14:textId="77777777" w:rsidR="00C6154C" w:rsidRDefault="00C6154C">
      <w:pPr>
        <w:jc w:val="both"/>
      </w:pPr>
    </w:p>
    <w:p w14:paraId="205F87F4" w14:textId="77777777" w:rsidR="00C6154C" w:rsidRDefault="00000000">
      <w:pPr>
        <w:jc w:val="both"/>
      </w:pPr>
      <w:r>
        <w:rPr>
          <w:b/>
          <w:bCs/>
        </w:rPr>
        <w:t>Operating Systems:</w:t>
      </w:r>
      <w:r>
        <w:t xml:space="preserve"> Works on Windows, Linux, and macOS.</w:t>
      </w:r>
    </w:p>
    <w:p w14:paraId="10D04F0B" w14:textId="77777777" w:rsidR="00C6154C" w:rsidRDefault="00C6154C">
      <w:pPr>
        <w:jc w:val="both"/>
      </w:pPr>
    </w:p>
    <w:p w14:paraId="6ECA72B0" w14:textId="77777777" w:rsidR="00C6154C" w:rsidRDefault="00000000">
      <w:pPr>
        <w:jc w:val="both"/>
      </w:pPr>
      <w:r>
        <w:rPr>
          <w:b/>
          <w:bCs/>
        </w:rPr>
        <w:t>Frontend:</w:t>
      </w:r>
      <w:r>
        <w:t xml:space="preserve"> HTML, CSS, and JavaScript for user interface.</w:t>
      </w:r>
    </w:p>
    <w:p w14:paraId="7891F17B" w14:textId="77777777" w:rsidR="00C6154C" w:rsidRDefault="00C6154C">
      <w:pPr>
        <w:jc w:val="both"/>
      </w:pPr>
    </w:p>
    <w:p w14:paraId="025AC624" w14:textId="77777777" w:rsidR="00C6154C" w:rsidRDefault="00000000">
      <w:pPr>
        <w:jc w:val="both"/>
      </w:pPr>
      <w:r>
        <w:rPr>
          <w:b/>
          <w:bCs/>
        </w:rPr>
        <w:t>Backend:</w:t>
      </w:r>
      <w:r>
        <w:t xml:space="preserve"> Python Flask framework for handling requests and blockchain interaction.</w:t>
      </w:r>
    </w:p>
    <w:p w14:paraId="7B7D42C0" w14:textId="77777777" w:rsidR="00C6154C" w:rsidRDefault="00C6154C">
      <w:pPr>
        <w:jc w:val="both"/>
      </w:pPr>
    </w:p>
    <w:p w14:paraId="32E28911" w14:textId="77777777" w:rsidR="00C6154C" w:rsidRDefault="00000000">
      <w:pPr>
        <w:jc w:val="both"/>
      </w:pPr>
      <w:r>
        <w:rPr>
          <w:b/>
          <w:bCs/>
        </w:rPr>
        <w:t>Blockchain:</w:t>
      </w:r>
      <w:r>
        <w:t xml:space="preserve"> Ethereum Test Network using Solidity smart contracts.</w:t>
      </w:r>
    </w:p>
    <w:p w14:paraId="07B3F4E0" w14:textId="77777777" w:rsidR="00C6154C" w:rsidRDefault="00C6154C">
      <w:pPr>
        <w:jc w:val="both"/>
      </w:pPr>
    </w:p>
    <w:p w14:paraId="4C85A8D8" w14:textId="77777777" w:rsidR="00C6154C" w:rsidRDefault="00000000">
      <w:pPr>
        <w:jc w:val="both"/>
      </w:pPr>
      <w:r>
        <w:rPr>
          <w:b/>
          <w:bCs/>
        </w:rPr>
        <w:t>OCR:</w:t>
      </w:r>
      <w:r>
        <w:t xml:space="preserve"> Tesseract OCR for text extraction from images or PDFs.</w:t>
      </w:r>
    </w:p>
    <w:p w14:paraId="7DD9FD3B" w14:textId="77777777" w:rsidR="00C6154C" w:rsidRDefault="00C6154C">
      <w:pPr>
        <w:jc w:val="both"/>
      </w:pPr>
    </w:p>
    <w:p w14:paraId="50D90239" w14:textId="77777777" w:rsidR="00C6154C" w:rsidRDefault="00000000">
      <w:pPr>
        <w:jc w:val="both"/>
      </w:pPr>
      <w:r>
        <w:rPr>
          <w:b/>
          <w:bCs/>
        </w:rPr>
        <w:t>Database:</w:t>
      </w:r>
      <w:r>
        <w:t xml:space="preserve"> SQLite or MongoDB for storing user and verification data.</w:t>
      </w:r>
    </w:p>
    <w:p w14:paraId="5BCFA5CB" w14:textId="77777777" w:rsidR="00C6154C" w:rsidRDefault="00C6154C">
      <w:pPr>
        <w:jc w:val="both"/>
      </w:pPr>
    </w:p>
    <w:p w14:paraId="4A0E3668" w14:textId="77777777" w:rsidR="00C6154C" w:rsidRDefault="00000000">
      <w:pPr>
        <w:jc w:val="both"/>
      </w:pPr>
      <w:r>
        <w:rPr>
          <w:b/>
          <w:bCs/>
        </w:rPr>
        <w:t>Browser Compatibility:</w:t>
      </w:r>
      <w:r>
        <w:t xml:space="preserve"> Chrome, Firefox, Edge, and Safari.</w:t>
      </w:r>
    </w:p>
    <w:p w14:paraId="4E1EAB32" w14:textId="77777777" w:rsidR="00C6154C" w:rsidRDefault="00C6154C">
      <w:pPr>
        <w:jc w:val="both"/>
      </w:pPr>
    </w:p>
    <w:p w14:paraId="3C3677F7" w14:textId="77777777" w:rsidR="00C6154C" w:rsidRDefault="00000000">
      <w:pPr>
        <w:jc w:val="both"/>
        <w:rPr>
          <w:b/>
          <w:bCs/>
        </w:rPr>
      </w:pPr>
      <w:r>
        <w:rPr>
          <w:b/>
          <w:bCs/>
        </w:rPr>
        <w:t>2.2.3 Network</w:t>
      </w:r>
    </w:p>
    <w:p w14:paraId="33253C0E" w14:textId="77777777" w:rsidR="00C6154C" w:rsidRDefault="00C6154C">
      <w:pPr>
        <w:jc w:val="both"/>
      </w:pPr>
    </w:p>
    <w:p w14:paraId="49C83879" w14:textId="77777777" w:rsidR="00C6154C" w:rsidRDefault="00000000">
      <w:pPr>
        <w:numPr>
          <w:ilvl w:val="0"/>
          <w:numId w:val="9"/>
        </w:numPr>
        <w:jc w:val="both"/>
      </w:pPr>
      <w:r>
        <w:t>The system requires a stable internet connection for communication with the blockchain.</w:t>
      </w:r>
    </w:p>
    <w:p w14:paraId="341536D1" w14:textId="77777777" w:rsidR="00C6154C" w:rsidRDefault="00000000">
      <w:pPr>
        <w:numPr>
          <w:ilvl w:val="0"/>
          <w:numId w:val="9"/>
        </w:numPr>
        <w:jc w:val="both"/>
      </w:pPr>
      <w:r>
        <w:t>Works on standard Wi-Fi or mobile data (3G/4G/5G).</w:t>
      </w:r>
    </w:p>
    <w:p w14:paraId="3868D51F" w14:textId="77777777" w:rsidR="00C6154C" w:rsidRDefault="00000000">
      <w:pPr>
        <w:numPr>
          <w:ilvl w:val="0"/>
          <w:numId w:val="9"/>
        </w:numPr>
        <w:jc w:val="both"/>
      </w:pPr>
      <w:r>
        <w:t xml:space="preserve">Blockchain confirmation times depend on network speed and </w:t>
      </w:r>
      <w:proofErr w:type="spellStart"/>
      <w:r>
        <w:t>testnet</w:t>
      </w:r>
      <w:proofErr w:type="spellEnd"/>
      <w:r>
        <w:t xml:space="preserve"> performance.</w:t>
      </w:r>
    </w:p>
    <w:p w14:paraId="2AE1BA55" w14:textId="77777777" w:rsidR="00C6154C" w:rsidRDefault="00C6154C">
      <w:pPr>
        <w:jc w:val="both"/>
      </w:pPr>
    </w:p>
    <w:p w14:paraId="34E86CB3" w14:textId="77777777" w:rsidR="00C6154C" w:rsidRDefault="00000000">
      <w:pPr>
        <w:jc w:val="both"/>
        <w:rPr>
          <w:b/>
          <w:bCs/>
        </w:rPr>
      </w:pPr>
      <w:r>
        <w:rPr>
          <w:b/>
          <w:bCs/>
        </w:rPr>
        <w:t>2.2.4 Security and Privacy</w:t>
      </w:r>
    </w:p>
    <w:p w14:paraId="5FC42A55" w14:textId="77777777" w:rsidR="00C6154C" w:rsidRDefault="00C6154C">
      <w:pPr>
        <w:jc w:val="both"/>
      </w:pPr>
    </w:p>
    <w:p w14:paraId="0EB7F839" w14:textId="77777777" w:rsidR="00C6154C" w:rsidRDefault="00000000">
      <w:pPr>
        <w:numPr>
          <w:ilvl w:val="0"/>
          <w:numId w:val="9"/>
        </w:numPr>
        <w:jc w:val="both"/>
      </w:pPr>
      <w:r>
        <w:t>All data transmission will occur through HTTPS to ensure encryption.</w:t>
      </w:r>
    </w:p>
    <w:p w14:paraId="6BF13175" w14:textId="77777777" w:rsidR="00C6154C" w:rsidRDefault="00000000">
      <w:pPr>
        <w:numPr>
          <w:ilvl w:val="0"/>
          <w:numId w:val="9"/>
        </w:numPr>
        <w:jc w:val="both"/>
      </w:pPr>
      <w:r>
        <w:t>Uploaded certificates and user credentials will be securely stored in the backend database.</w:t>
      </w:r>
    </w:p>
    <w:p w14:paraId="1E4F46D1" w14:textId="77777777" w:rsidR="00C6154C" w:rsidRDefault="00000000">
      <w:pPr>
        <w:numPr>
          <w:ilvl w:val="0"/>
          <w:numId w:val="9"/>
        </w:numPr>
        <w:jc w:val="both"/>
      </w:pPr>
      <w:r>
        <w:t>Only authorized institutions can register certificates; unauthorized uploads are blocked.</w:t>
      </w:r>
    </w:p>
    <w:p w14:paraId="55CA9C8B" w14:textId="73445A82" w:rsidR="00C6154C" w:rsidRDefault="00000000">
      <w:pPr>
        <w:numPr>
          <w:ilvl w:val="0"/>
          <w:numId w:val="9"/>
        </w:numPr>
        <w:jc w:val="both"/>
      </w:pPr>
      <w:r>
        <w:t>Hashes on the blockchain will not contain personal data</w:t>
      </w:r>
      <w:r w:rsidR="00507C94">
        <w:t>.</w:t>
      </w:r>
    </w:p>
    <w:p w14:paraId="12A9596D" w14:textId="77777777" w:rsidR="00C6154C" w:rsidRDefault="00C6154C">
      <w:pPr>
        <w:jc w:val="both"/>
      </w:pPr>
    </w:p>
    <w:p w14:paraId="7167669F" w14:textId="77777777" w:rsidR="00C6154C" w:rsidRDefault="00000000">
      <w:pPr>
        <w:jc w:val="both"/>
        <w:rPr>
          <w:b/>
          <w:bCs/>
        </w:rPr>
      </w:pPr>
      <w:r>
        <w:rPr>
          <w:b/>
          <w:bCs/>
        </w:rPr>
        <w:t>2.2.5 Language Support</w:t>
      </w:r>
    </w:p>
    <w:p w14:paraId="53BA11E0" w14:textId="77777777" w:rsidR="00C6154C" w:rsidRDefault="00C6154C">
      <w:pPr>
        <w:jc w:val="both"/>
      </w:pPr>
    </w:p>
    <w:p w14:paraId="1CF8FBE2" w14:textId="77777777" w:rsidR="00C6154C" w:rsidRDefault="00000000">
      <w:pPr>
        <w:numPr>
          <w:ilvl w:val="0"/>
          <w:numId w:val="9"/>
        </w:numPr>
        <w:jc w:val="both"/>
      </w:pPr>
      <w:r>
        <w:t>The primary language will be English.</w:t>
      </w:r>
    </w:p>
    <w:p w14:paraId="353A3EE2" w14:textId="77777777" w:rsidR="00C6154C" w:rsidRDefault="00000000">
      <w:pPr>
        <w:numPr>
          <w:ilvl w:val="0"/>
          <w:numId w:val="9"/>
        </w:numPr>
        <w:jc w:val="both"/>
      </w:pPr>
      <w:r>
        <w:t>Future versions may include Urdu support for wider accessibility.</w:t>
      </w:r>
    </w:p>
    <w:p w14:paraId="24D4FDD1" w14:textId="77777777" w:rsidR="00C6154C" w:rsidRDefault="00C6154C">
      <w:pPr>
        <w:jc w:val="both"/>
      </w:pPr>
    </w:p>
    <w:p w14:paraId="526FBCE9" w14:textId="77777777" w:rsidR="00C6154C" w:rsidRPr="00507C94" w:rsidRDefault="00000000">
      <w:pPr>
        <w:jc w:val="both"/>
        <w:rPr>
          <w:b/>
          <w:bCs/>
          <w:sz w:val="28"/>
          <w:szCs w:val="28"/>
        </w:rPr>
      </w:pPr>
      <w:r w:rsidRPr="00507C94">
        <w:rPr>
          <w:b/>
          <w:bCs/>
          <w:sz w:val="28"/>
          <w:szCs w:val="28"/>
        </w:rPr>
        <w:t>2.3 System Constraints</w:t>
      </w:r>
    </w:p>
    <w:p w14:paraId="482518BF" w14:textId="77777777" w:rsidR="00C6154C" w:rsidRDefault="00C6154C">
      <w:pPr>
        <w:jc w:val="both"/>
      </w:pPr>
    </w:p>
    <w:p w14:paraId="42D0C614" w14:textId="77777777" w:rsidR="00C6154C" w:rsidRDefault="00000000">
      <w:pPr>
        <w:jc w:val="both"/>
      </w:pPr>
      <w:r>
        <w:t>During design, development, and deployment, the system will face certain constraints and boundaries that define how it operates.</w:t>
      </w:r>
    </w:p>
    <w:p w14:paraId="697F60AD" w14:textId="77777777" w:rsidR="00C6154C" w:rsidRDefault="00C6154C">
      <w:pPr>
        <w:jc w:val="both"/>
      </w:pPr>
    </w:p>
    <w:p w14:paraId="3C979769" w14:textId="77777777" w:rsidR="00C6154C" w:rsidRDefault="00000000">
      <w:pPr>
        <w:jc w:val="both"/>
        <w:rPr>
          <w:b/>
          <w:bCs/>
        </w:rPr>
      </w:pPr>
      <w:r>
        <w:rPr>
          <w:b/>
          <w:bCs/>
        </w:rPr>
        <w:t>2.3.1 Software Constraints</w:t>
      </w:r>
    </w:p>
    <w:p w14:paraId="025A0D4F" w14:textId="77777777" w:rsidR="00C6154C" w:rsidRDefault="00C6154C">
      <w:pPr>
        <w:jc w:val="both"/>
      </w:pPr>
    </w:p>
    <w:p w14:paraId="0333F248" w14:textId="1D5FD769" w:rsidR="00C6154C" w:rsidRDefault="00000000">
      <w:pPr>
        <w:numPr>
          <w:ilvl w:val="0"/>
          <w:numId w:val="9"/>
        </w:numPr>
        <w:jc w:val="both"/>
      </w:pPr>
      <w:r>
        <w:t xml:space="preserve">The system will only work </w:t>
      </w:r>
      <w:r w:rsidR="00507C94">
        <w:t>on</w:t>
      </w:r>
      <w:r>
        <w:t xml:space="preserve"> web browsers (no mobile app in this phase).</w:t>
      </w:r>
    </w:p>
    <w:p w14:paraId="26653B28" w14:textId="4464E09B" w:rsidR="00C6154C" w:rsidRDefault="00000000">
      <w:pPr>
        <w:numPr>
          <w:ilvl w:val="0"/>
          <w:numId w:val="9"/>
        </w:numPr>
        <w:jc w:val="both"/>
      </w:pPr>
      <w:r>
        <w:t>Requires</w:t>
      </w:r>
      <w:r w:rsidR="00507C94">
        <w:t xml:space="preserve"> a solid</w:t>
      </w:r>
      <w:r>
        <w:t xml:space="preserve"> internet connection for all blockchain-related tasks.</w:t>
      </w:r>
    </w:p>
    <w:p w14:paraId="2888FE83" w14:textId="77777777" w:rsidR="00C6154C" w:rsidRDefault="00000000">
      <w:pPr>
        <w:numPr>
          <w:ilvl w:val="0"/>
          <w:numId w:val="9"/>
        </w:numPr>
        <w:jc w:val="both"/>
      </w:pPr>
      <w:r>
        <w:t>Compatible with modern browsers only (Chrome, Firefox, Edge, Safari).</w:t>
      </w:r>
    </w:p>
    <w:p w14:paraId="74B7AA8A" w14:textId="77777777" w:rsidR="00507C94" w:rsidRPr="00507C94" w:rsidRDefault="00000000" w:rsidP="00507C94">
      <w:pPr>
        <w:numPr>
          <w:ilvl w:val="0"/>
          <w:numId w:val="9"/>
        </w:numPr>
        <w:jc w:val="both"/>
        <w:rPr>
          <w:b/>
          <w:bCs/>
        </w:rPr>
      </w:pPr>
      <w:r>
        <w:t>OCR accuracy depends on image clarity</w:t>
      </w:r>
      <w:r w:rsidR="00507C94">
        <w:t>.</w:t>
      </w:r>
    </w:p>
    <w:p w14:paraId="4A8CB377" w14:textId="77777777" w:rsidR="00507C94" w:rsidRPr="00507C94" w:rsidRDefault="00507C94" w:rsidP="00507C94">
      <w:pPr>
        <w:tabs>
          <w:tab w:val="left" w:pos="420"/>
        </w:tabs>
        <w:ind w:left="420"/>
        <w:jc w:val="both"/>
        <w:rPr>
          <w:b/>
          <w:bCs/>
        </w:rPr>
      </w:pPr>
    </w:p>
    <w:p w14:paraId="52BE7CA9" w14:textId="522AAF1C" w:rsidR="00C6154C" w:rsidRDefault="00000000" w:rsidP="00507C94">
      <w:pPr>
        <w:jc w:val="both"/>
        <w:rPr>
          <w:b/>
          <w:bCs/>
        </w:rPr>
      </w:pPr>
      <w:r>
        <w:rPr>
          <w:b/>
          <w:bCs/>
        </w:rPr>
        <w:t>2.3.2 Hardware Constraints</w:t>
      </w:r>
    </w:p>
    <w:p w14:paraId="1A73AD6C" w14:textId="77777777" w:rsidR="00C6154C" w:rsidRDefault="00C6154C">
      <w:pPr>
        <w:jc w:val="both"/>
      </w:pPr>
    </w:p>
    <w:p w14:paraId="5187A65D" w14:textId="77777777" w:rsidR="00C6154C" w:rsidRDefault="00000000">
      <w:pPr>
        <w:numPr>
          <w:ilvl w:val="0"/>
          <w:numId w:val="9"/>
        </w:numPr>
        <w:jc w:val="both"/>
      </w:pPr>
      <w:r>
        <w:t>The hosting server must have sufficient CPU, RAM, and storage for blockchain transactions and OCR processing.</w:t>
      </w:r>
    </w:p>
    <w:p w14:paraId="51CCAB57" w14:textId="77777777" w:rsidR="00C6154C" w:rsidRDefault="00000000">
      <w:pPr>
        <w:numPr>
          <w:ilvl w:val="0"/>
          <w:numId w:val="9"/>
        </w:numPr>
        <w:jc w:val="both"/>
      </w:pPr>
      <w:r>
        <w:t>Users need devices capable of uploading images or PDF files.</w:t>
      </w:r>
    </w:p>
    <w:p w14:paraId="2FD3C89B" w14:textId="77777777" w:rsidR="00C6154C" w:rsidRDefault="00C6154C">
      <w:pPr>
        <w:jc w:val="both"/>
      </w:pPr>
    </w:p>
    <w:p w14:paraId="6BC054E3" w14:textId="77777777" w:rsidR="00C6154C" w:rsidRDefault="00000000">
      <w:pPr>
        <w:jc w:val="both"/>
        <w:rPr>
          <w:b/>
          <w:bCs/>
        </w:rPr>
      </w:pPr>
      <w:r>
        <w:rPr>
          <w:b/>
          <w:bCs/>
        </w:rPr>
        <w:t>2.3.3 Cultural Constraints</w:t>
      </w:r>
    </w:p>
    <w:p w14:paraId="51279D62" w14:textId="77777777" w:rsidR="00C6154C" w:rsidRDefault="00C6154C">
      <w:pPr>
        <w:jc w:val="both"/>
      </w:pPr>
    </w:p>
    <w:p w14:paraId="0A355E09" w14:textId="77777777" w:rsidR="00C6154C" w:rsidRDefault="00000000">
      <w:pPr>
        <w:numPr>
          <w:ilvl w:val="0"/>
          <w:numId w:val="9"/>
        </w:numPr>
        <w:jc w:val="both"/>
      </w:pPr>
      <w:r>
        <w:t>The interface is initially available in English only.</w:t>
      </w:r>
    </w:p>
    <w:p w14:paraId="78E98D7F" w14:textId="77777777" w:rsidR="00C6154C" w:rsidRDefault="00000000">
      <w:pPr>
        <w:numPr>
          <w:ilvl w:val="0"/>
          <w:numId w:val="9"/>
        </w:numPr>
        <w:jc w:val="both"/>
      </w:pPr>
      <w:r>
        <w:t>The system assumes familiarity with digital document handling and web interfaces.</w:t>
      </w:r>
    </w:p>
    <w:p w14:paraId="6E4D552A" w14:textId="77777777" w:rsidR="00C6154C" w:rsidRDefault="00C6154C">
      <w:pPr>
        <w:jc w:val="both"/>
      </w:pPr>
    </w:p>
    <w:p w14:paraId="632E4887" w14:textId="77777777" w:rsidR="00C6154C" w:rsidRDefault="00000000">
      <w:pPr>
        <w:jc w:val="both"/>
        <w:rPr>
          <w:b/>
          <w:bCs/>
        </w:rPr>
      </w:pPr>
      <w:r>
        <w:rPr>
          <w:b/>
          <w:bCs/>
        </w:rPr>
        <w:t>2.3.4 Legal Constraints</w:t>
      </w:r>
    </w:p>
    <w:p w14:paraId="0ECB63D6" w14:textId="77777777" w:rsidR="00C6154C" w:rsidRDefault="00C6154C">
      <w:pPr>
        <w:jc w:val="both"/>
      </w:pPr>
    </w:p>
    <w:p w14:paraId="5F3B6A1F" w14:textId="77777777" w:rsidR="00C6154C" w:rsidRDefault="00000000">
      <w:pPr>
        <w:numPr>
          <w:ilvl w:val="0"/>
          <w:numId w:val="9"/>
        </w:numPr>
        <w:jc w:val="both"/>
      </w:pPr>
      <w:r>
        <w:t>The project will follow Pakistan’s data protection and privacy standards.</w:t>
      </w:r>
    </w:p>
    <w:p w14:paraId="24ACC196" w14:textId="3FB35104" w:rsidR="00C6154C" w:rsidRDefault="00000000">
      <w:pPr>
        <w:numPr>
          <w:ilvl w:val="0"/>
          <w:numId w:val="9"/>
        </w:numPr>
        <w:jc w:val="both"/>
      </w:pPr>
      <w:r>
        <w:lastRenderedPageBreak/>
        <w:t xml:space="preserve">Certificates will be added </w:t>
      </w:r>
      <w:r w:rsidR="00507C94">
        <w:t xml:space="preserve">to blockchain </w:t>
      </w:r>
      <w:r>
        <w:t>by verified institutions to prevent</w:t>
      </w:r>
      <w:r w:rsidR="00507C94">
        <w:t xml:space="preserve"> any</w:t>
      </w:r>
      <w:r>
        <w:t xml:space="preserve"> unauthorized data entry.</w:t>
      </w:r>
    </w:p>
    <w:p w14:paraId="091F80F8" w14:textId="7183B7E8" w:rsidR="00C6154C" w:rsidRDefault="00000000">
      <w:pPr>
        <w:numPr>
          <w:ilvl w:val="0"/>
          <w:numId w:val="9"/>
        </w:numPr>
        <w:jc w:val="both"/>
      </w:pPr>
      <w:r>
        <w:t>No personal information will be stored on the blockchain itself</w:t>
      </w:r>
      <w:r w:rsidR="00507C94">
        <w:t xml:space="preserve"> to</w:t>
      </w:r>
      <w:r>
        <w:t xml:space="preserve"> ensur</w:t>
      </w:r>
      <w:r w:rsidR="00507C94">
        <w:t>e its</w:t>
      </w:r>
      <w:r>
        <w:t xml:space="preserve"> compliance with privacy laws.</w:t>
      </w:r>
    </w:p>
    <w:p w14:paraId="4352CDA5" w14:textId="77777777" w:rsidR="00C6154C" w:rsidRDefault="00C6154C">
      <w:pPr>
        <w:jc w:val="both"/>
      </w:pPr>
    </w:p>
    <w:p w14:paraId="060C9F54" w14:textId="77777777" w:rsidR="00C6154C" w:rsidRDefault="00000000">
      <w:pPr>
        <w:jc w:val="both"/>
        <w:rPr>
          <w:b/>
          <w:bCs/>
        </w:rPr>
      </w:pPr>
      <w:r>
        <w:rPr>
          <w:b/>
          <w:bCs/>
        </w:rPr>
        <w:t>2.3.5 User Constraints</w:t>
      </w:r>
    </w:p>
    <w:p w14:paraId="11F5E30B" w14:textId="77777777" w:rsidR="00C6154C" w:rsidRDefault="00C6154C">
      <w:pPr>
        <w:jc w:val="both"/>
      </w:pPr>
    </w:p>
    <w:p w14:paraId="6DD73E32" w14:textId="77777777" w:rsidR="00C6154C" w:rsidRDefault="00000000">
      <w:pPr>
        <w:numPr>
          <w:ilvl w:val="0"/>
          <w:numId w:val="9"/>
        </w:numPr>
        <w:jc w:val="both"/>
      </w:pPr>
      <w:r>
        <w:t>Users must know how to browse the web and upload files.</w:t>
      </w:r>
    </w:p>
    <w:p w14:paraId="00FB2F13" w14:textId="77777777" w:rsidR="00C6154C" w:rsidRDefault="00000000">
      <w:pPr>
        <w:numPr>
          <w:ilvl w:val="0"/>
          <w:numId w:val="9"/>
        </w:numPr>
        <w:jc w:val="both"/>
      </w:pPr>
      <w:r>
        <w:t>Each institution or employer will need verified credentials to access the system.</w:t>
      </w:r>
    </w:p>
    <w:p w14:paraId="079A5FA0" w14:textId="77777777" w:rsidR="00C6154C" w:rsidRDefault="00000000">
      <w:pPr>
        <w:numPr>
          <w:ilvl w:val="0"/>
          <w:numId w:val="9"/>
        </w:numPr>
        <w:jc w:val="both"/>
      </w:pPr>
      <w:r>
        <w:t>Users must have a reliable internet connection for verification requests.</w:t>
      </w:r>
    </w:p>
    <w:p w14:paraId="4003DB6B" w14:textId="77777777" w:rsidR="00C6154C" w:rsidRDefault="00C6154C">
      <w:pPr>
        <w:jc w:val="both"/>
      </w:pPr>
    </w:p>
    <w:p w14:paraId="09B0DDC1" w14:textId="77777777" w:rsidR="00C6154C" w:rsidRDefault="00C6154C">
      <w:pPr>
        <w:jc w:val="both"/>
      </w:pPr>
    </w:p>
    <w:p w14:paraId="585A190E" w14:textId="77777777" w:rsidR="00C6154C" w:rsidRDefault="00000000">
      <w:pPr>
        <w:jc w:val="both"/>
        <w:rPr>
          <w:b/>
          <w:bCs/>
        </w:rPr>
      </w:pPr>
      <w:r>
        <w:rPr>
          <w:b/>
          <w:bCs/>
        </w:rPr>
        <w:t>2.3.7 Off-the-Shelf Component Constraints</w:t>
      </w:r>
    </w:p>
    <w:p w14:paraId="48B58656" w14:textId="77777777" w:rsidR="00C6154C" w:rsidRDefault="00C6154C">
      <w:pPr>
        <w:jc w:val="both"/>
      </w:pPr>
    </w:p>
    <w:p w14:paraId="366A82A2" w14:textId="77777777" w:rsidR="00C6154C" w:rsidRDefault="00000000">
      <w:pPr>
        <w:jc w:val="both"/>
      </w:pPr>
      <w:r>
        <w:rPr>
          <w:b/>
          <w:bCs/>
        </w:rPr>
        <w:t>Tesseract OCR:</w:t>
      </w:r>
      <w:r>
        <w:t xml:space="preserve"> Accuracy depends on font clarity and image resolution.</w:t>
      </w:r>
    </w:p>
    <w:p w14:paraId="36E84B85" w14:textId="77777777" w:rsidR="00C6154C" w:rsidRDefault="00C6154C">
      <w:pPr>
        <w:jc w:val="both"/>
      </w:pPr>
    </w:p>
    <w:p w14:paraId="5A04B6B2" w14:textId="77777777" w:rsidR="00C6154C" w:rsidRDefault="00000000">
      <w:pPr>
        <w:jc w:val="both"/>
      </w:pPr>
      <w:r>
        <w:rPr>
          <w:b/>
          <w:bCs/>
        </w:rPr>
        <w:t xml:space="preserve">Ethereum </w:t>
      </w:r>
      <w:proofErr w:type="spellStart"/>
      <w:r>
        <w:rPr>
          <w:b/>
          <w:bCs/>
        </w:rPr>
        <w:t>Testnet</w:t>
      </w:r>
      <w:proofErr w:type="spellEnd"/>
      <w:r>
        <w:rPr>
          <w:b/>
          <w:bCs/>
        </w:rPr>
        <w:t>:</w:t>
      </w:r>
      <w:r>
        <w:t xml:space="preserve"> May experience delays or limited access.</w:t>
      </w:r>
    </w:p>
    <w:p w14:paraId="646A8345" w14:textId="77777777" w:rsidR="00C6154C" w:rsidRDefault="00C6154C">
      <w:pPr>
        <w:jc w:val="both"/>
      </w:pPr>
    </w:p>
    <w:p w14:paraId="32833A89" w14:textId="77777777" w:rsidR="00C6154C" w:rsidRDefault="00000000">
      <w:pPr>
        <w:jc w:val="both"/>
      </w:pPr>
      <w:r>
        <w:rPr>
          <w:b/>
          <w:bCs/>
        </w:rPr>
        <w:t>Web3.py Library:</w:t>
      </w:r>
      <w:r>
        <w:t xml:space="preserve"> Requires proper version compatibility with the blockchain network.</w:t>
      </w:r>
    </w:p>
    <w:p w14:paraId="7BFBCEE7" w14:textId="77777777" w:rsidR="00C6154C" w:rsidRDefault="00C6154C">
      <w:pPr>
        <w:jc w:val="both"/>
      </w:pPr>
    </w:p>
    <w:p w14:paraId="4EB0AE3D" w14:textId="77777777" w:rsidR="00C6154C" w:rsidRDefault="00000000">
      <w:pPr>
        <w:jc w:val="both"/>
      </w:pPr>
      <w:r>
        <w:rPr>
          <w:b/>
          <w:bCs/>
        </w:rPr>
        <w:t>SHA-256 Algorithm:</w:t>
      </w:r>
      <w:r>
        <w:t xml:space="preserve"> Provides strong encryption but cannot prevent poor data input quality.</w:t>
      </w:r>
    </w:p>
    <w:p w14:paraId="4793866D" w14:textId="77777777" w:rsidR="00C6154C" w:rsidRDefault="00C6154C">
      <w:pPr>
        <w:jc w:val="both"/>
      </w:pPr>
    </w:p>
    <w:p w14:paraId="6EB5051D" w14:textId="77777777" w:rsidR="00C6154C" w:rsidRDefault="00000000">
      <w:pPr>
        <w:jc w:val="both"/>
      </w:pPr>
      <w:r>
        <w:rPr>
          <w:b/>
          <w:bCs/>
        </w:rPr>
        <w:t>Cloud Hosting Services:</w:t>
      </w:r>
      <w:r>
        <w:t xml:space="preserve"> Limited free-tier storage and API call restrictions.</w:t>
      </w:r>
    </w:p>
    <w:p w14:paraId="3A9AC01B" w14:textId="77777777" w:rsidR="00C6154C" w:rsidRDefault="00C6154C">
      <w:pPr>
        <w:jc w:val="both"/>
      </w:pPr>
    </w:p>
    <w:bookmarkEnd w:id="36"/>
    <w:bookmarkEnd w:id="37"/>
    <w:p w14:paraId="752AED2B" w14:textId="77777777" w:rsidR="00C6154C" w:rsidRDefault="00000000">
      <w:pPr>
        <w:ind w:left="390"/>
        <w:jc w:val="both"/>
        <w:rPr>
          <w:sz w:val="20"/>
        </w:rPr>
      </w:pPr>
      <w:r>
        <w:rPr>
          <w:i/>
          <w:sz w:val="20"/>
        </w:rPr>
        <w:t xml:space="preserve"> </w:t>
      </w:r>
    </w:p>
    <w:p w14:paraId="6718B396" w14:textId="77777777" w:rsidR="00C6154C" w:rsidRDefault="00000000">
      <w:pPr>
        <w:pStyle w:val="h1"/>
        <w:numPr>
          <w:ilvl w:val="0"/>
          <w:numId w:val="6"/>
        </w:numPr>
        <w:spacing w:after="120"/>
        <w:jc w:val="both"/>
        <w:rPr>
          <w:sz w:val="32"/>
        </w:rPr>
      </w:pPr>
      <w:bookmarkStart w:id="38" w:name="_Toc51490206"/>
      <w:bookmarkStart w:id="39" w:name="_Toc534602248"/>
      <w:bookmarkStart w:id="40" w:name="_Toc534602093"/>
      <w:r>
        <w:rPr>
          <w:sz w:val="32"/>
        </w:rPr>
        <w:t>External Interface Requirements</w:t>
      </w:r>
      <w:bookmarkEnd w:id="38"/>
    </w:p>
    <w:p w14:paraId="098E4CC2" w14:textId="5A45DFB9" w:rsidR="00C6154C" w:rsidRDefault="00000000">
      <w:pPr>
        <w:pStyle w:val="h1"/>
        <w:jc w:val="both"/>
        <w:rPr>
          <w:rFonts w:ascii="Times New Roman" w:hAnsi="Times New Roman"/>
          <w:b w:val="0"/>
          <w:bCs/>
          <w:sz w:val="24"/>
        </w:rPr>
      </w:pPr>
      <w:r>
        <w:rPr>
          <w:rFonts w:ascii="Times New Roman" w:hAnsi="Times New Roman"/>
          <w:b w:val="0"/>
          <w:bCs/>
          <w:sz w:val="24"/>
        </w:rPr>
        <w:t xml:space="preserve">This section </w:t>
      </w:r>
      <w:r w:rsidR="00507C94">
        <w:rPr>
          <w:rFonts w:ascii="Times New Roman" w:hAnsi="Times New Roman"/>
          <w:b w:val="0"/>
          <w:bCs/>
          <w:sz w:val="24"/>
        </w:rPr>
        <w:t xml:space="preserve">of document </w:t>
      </w:r>
      <w:r>
        <w:rPr>
          <w:rFonts w:ascii="Times New Roman" w:hAnsi="Times New Roman"/>
          <w:b w:val="0"/>
          <w:bCs/>
          <w:sz w:val="24"/>
        </w:rPr>
        <w:t>explains the hardware, software, and communication interfaces that the system will use to function properly.</w:t>
      </w:r>
    </w:p>
    <w:p w14:paraId="58204C19" w14:textId="58887CA4" w:rsidR="00C6154C" w:rsidRDefault="00000000">
      <w:pPr>
        <w:pStyle w:val="h1"/>
        <w:jc w:val="both"/>
        <w:rPr>
          <w:rFonts w:ascii="Times New Roman" w:hAnsi="Times New Roman"/>
          <w:b w:val="0"/>
          <w:bCs/>
          <w:sz w:val="24"/>
        </w:rPr>
      </w:pPr>
      <w:r>
        <w:rPr>
          <w:rFonts w:ascii="Times New Roman" w:hAnsi="Times New Roman"/>
          <w:b w:val="0"/>
          <w:bCs/>
          <w:sz w:val="24"/>
        </w:rPr>
        <w:t>The AI and Blockchain-Based Certificate Verification System will interact with user devices, online services, and the Ethereum test network to perform certificate verification smoothly</w:t>
      </w:r>
      <w:r w:rsidR="00507C94">
        <w:rPr>
          <w:rFonts w:ascii="Times New Roman" w:hAnsi="Times New Roman"/>
          <w:b w:val="0"/>
          <w:bCs/>
          <w:sz w:val="24"/>
        </w:rPr>
        <w:t xml:space="preserve"> and securely</w:t>
      </w:r>
      <w:r>
        <w:rPr>
          <w:rFonts w:ascii="Times New Roman" w:hAnsi="Times New Roman"/>
          <w:b w:val="0"/>
          <w:bCs/>
          <w:sz w:val="24"/>
        </w:rPr>
        <w:t>.</w:t>
      </w:r>
    </w:p>
    <w:p w14:paraId="73E5D877" w14:textId="77777777" w:rsidR="00C6154C" w:rsidRDefault="00C6154C">
      <w:pPr>
        <w:pStyle w:val="h1"/>
        <w:jc w:val="both"/>
        <w:rPr>
          <w:rFonts w:ascii="Times New Roman" w:hAnsi="Times New Roman"/>
          <w:b w:val="0"/>
          <w:bCs/>
          <w:sz w:val="24"/>
        </w:rPr>
      </w:pPr>
    </w:p>
    <w:p w14:paraId="050413DF" w14:textId="2C8007A7" w:rsidR="00C6154C" w:rsidRDefault="00000000" w:rsidP="00507C94">
      <w:pPr>
        <w:pStyle w:val="h1"/>
        <w:numPr>
          <w:ilvl w:val="1"/>
          <w:numId w:val="6"/>
        </w:numPr>
        <w:jc w:val="both"/>
        <w:rPr>
          <w:rFonts w:ascii="Times New Roman" w:hAnsi="Times New Roman"/>
          <w:szCs w:val="28"/>
        </w:rPr>
      </w:pPr>
      <w:r w:rsidRPr="00507C94">
        <w:rPr>
          <w:rFonts w:ascii="Times New Roman" w:hAnsi="Times New Roman"/>
          <w:szCs w:val="28"/>
        </w:rPr>
        <w:t>Hardware Interfaces</w:t>
      </w:r>
    </w:p>
    <w:p w14:paraId="543C6874" w14:textId="77777777" w:rsidR="00507C94" w:rsidRPr="00507C94" w:rsidRDefault="00507C94" w:rsidP="00507C94">
      <w:pPr>
        <w:pStyle w:val="h1"/>
        <w:ind w:left="390"/>
        <w:jc w:val="both"/>
        <w:rPr>
          <w:rFonts w:ascii="Times New Roman" w:hAnsi="Times New Roman"/>
          <w:szCs w:val="28"/>
        </w:rPr>
      </w:pPr>
    </w:p>
    <w:p w14:paraId="5B777FA8" w14:textId="77777777" w:rsidR="00C6154C" w:rsidRDefault="00000000">
      <w:pPr>
        <w:pStyle w:val="h1"/>
        <w:jc w:val="both"/>
        <w:rPr>
          <w:rFonts w:ascii="Times New Roman" w:hAnsi="Times New Roman"/>
          <w:sz w:val="24"/>
        </w:rPr>
      </w:pPr>
      <w:r>
        <w:rPr>
          <w:rFonts w:ascii="Times New Roman" w:hAnsi="Times New Roman"/>
          <w:sz w:val="24"/>
        </w:rPr>
        <w:t>3.1.1 User Devices</w:t>
      </w:r>
    </w:p>
    <w:p w14:paraId="6086B222" w14:textId="77777777" w:rsidR="00C6154C" w:rsidRDefault="00C6154C">
      <w:pPr>
        <w:pStyle w:val="h1"/>
        <w:jc w:val="both"/>
        <w:rPr>
          <w:rFonts w:ascii="Times New Roman" w:hAnsi="Times New Roman"/>
          <w:b w:val="0"/>
          <w:bCs/>
          <w:sz w:val="24"/>
        </w:rPr>
      </w:pPr>
    </w:p>
    <w:p w14:paraId="563ADA17"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work on standard desktop computers, laptops, and smartphones.</w:t>
      </w:r>
    </w:p>
    <w:p w14:paraId="0561E9A2"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Users will upload scanned images or PDFs of their certificates from these devices.</w:t>
      </w:r>
    </w:p>
    <w:p w14:paraId="2DDF1CCE"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Any modern device with an internet connection and a web browser will support the system.</w:t>
      </w:r>
    </w:p>
    <w:p w14:paraId="0A9437BC" w14:textId="77777777" w:rsidR="00C6154C" w:rsidRDefault="00C6154C">
      <w:pPr>
        <w:pStyle w:val="h1"/>
        <w:jc w:val="both"/>
        <w:rPr>
          <w:rFonts w:ascii="Times New Roman" w:hAnsi="Times New Roman"/>
          <w:b w:val="0"/>
          <w:bCs/>
          <w:sz w:val="24"/>
        </w:rPr>
      </w:pPr>
    </w:p>
    <w:p w14:paraId="56867A23" w14:textId="77777777" w:rsidR="00C6154C" w:rsidRDefault="00000000">
      <w:pPr>
        <w:pStyle w:val="h1"/>
        <w:jc w:val="both"/>
        <w:rPr>
          <w:rFonts w:ascii="Times New Roman" w:hAnsi="Times New Roman"/>
          <w:sz w:val="24"/>
        </w:rPr>
      </w:pPr>
      <w:r>
        <w:rPr>
          <w:rFonts w:ascii="Times New Roman" w:hAnsi="Times New Roman"/>
          <w:sz w:val="24"/>
        </w:rPr>
        <w:t>3.1.2 Scanner or Mobile Camera</w:t>
      </w:r>
    </w:p>
    <w:p w14:paraId="230794B6" w14:textId="77777777" w:rsidR="00C6154C" w:rsidRDefault="00C6154C">
      <w:pPr>
        <w:pStyle w:val="h1"/>
        <w:jc w:val="both"/>
        <w:rPr>
          <w:rFonts w:ascii="Times New Roman" w:hAnsi="Times New Roman"/>
          <w:b w:val="0"/>
          <w:bCs/>
          <w:sz w:val="24"/>
        </w:rPr>
      </w:pPr>
    </w:p>
    <w:p w14:paraId="62F3A45B"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Users or institutions can use mobile phone cameras or document scanners to take pictures of certificates.</w:t>
      </w:r>
    </w:p>
    <w:p w14:paraId="01CE9901"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uploaded image must be clear enough for OCR to detect and read text correctly.</w:t>
      </w:r>
    </w:p>
    <w:p w14:paraId="08376C26" w14:textId="77777777" w:rsidR="00C6154C" w:rsidRDefault="00C6154C">
      <w:pPr>
        <w:pStyle w:val="h1"/>
        <w:jc w:val="both"/>
        <w:rPr>
          <w:rFonts w:ascii="Times New Roman" w:hAnsi="Times New Roman"/>
          <w:b w:val="0"/>
          <w:bCs/>
          <w:sz w:val="24"/>
        </w:rPr>
      </w:pPr>
    </w:p>
    <w:p w14:paraId="445B43F6" w14:textId="77777777" w:rsidR="00C6154C" w:rsidRDefault="00000000">
      <w:pPr>
        <w:pStyle w:val="h1"/>
        <w:jc w:val="both"/>
        <w:rPr>
          <w:rFonts w:ascii="Times New Roman" w:hAnsi="Times New Roman"/>
          <w:sz w:val="24"/>
        </w:rPr>
      </w:pPr>
      <w:r>
        <w:rPr>
          <w:rFonts w:ascii="Times New Roman" w:hAnsi="Times New Roman"/>
          <w:sz w:val="24"/>
        </w:rPr>
        <w:t>3.1.3 Server Hardware</w:t>
      </w:r>
    </w:p>
    <w:p w14:paraId="4506D1A6" w14:textId="77777777" w:rsidR="00C6154C" w:rsidRDefault="00C6154C">
      <w:pPr>
        <w:pStyle w:val="h1"/>
        <w:jc w:val="both"/>
        <w:rPr>
          <w:rFonts w:ascii="Times New Roman" w:hAnsi="Times New Roman"/>
          <w:b w:val="0"/>
          <w:bCs/>
          <w:sz w:val="24"/>
        </w:rPr>
      </w:pPr>
    </w:p>
    <w:p w14:paraId="6AF9C9C3"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backend will run on a cloud server or a local hosted environment with enough storage and processing power to handle file uploads and blockchain operations.</w:t>
      </w:r>
    </w:p>
    <w:p w14:paraId="1B002C5C" w14:textId="77777777" w:rsidR="00C6154C" w:rsidRDefault="00C6154C">
      <w:pPr>
        <w:pStyle w:val="h1"/>
        <w:jc w:val="both"/>
        <w:rPr>
          <w:rFonts w:ascii="Times New Roman" w:hAnsi="Times New Roman"/>
          <w:b w:val="0"/>
          <w:bCs/>
          <w:sz w:val="24"/>
        </w:rPr>
      </w:pPr>
    </w:p>
    <w:p w14:paraId="1DDBD7A6" w14:textId="77777777" w:rsidR="00C6154C" w:rsidRDefault="00000000">
      <w:pPr>
        <w:pStyle w:val="h1"/>
        <w:jc w:val="both"/>
        <w:rPr>
          <w:rFonts w:ascii="Times New Roman" w:hAnsi="Times New Roman"/>
          <w:szCs w:val="28"/>
        </w:rPr>
      </w:pPr>
      <w:r>
        <w:rPr>
          <w:rFonts w:ascii="Times New Roman" w:hAnsi="Times New Roman"/>
          <w:szCs w:val="28"/>
        </w:rPr>
        <w:t>3.2 Software Interfaces</w:t>
      </w:r>
    </w:p>
    <w:p w14:paraId="16AB971E" w14:textId="77777777" w:rsidR="00C6154C" w:rsidRDefault="00000000">
      <w:pPr>
        <w:pStyle w:val="h1"/>
        <w:jc w:val="both"/>
        <w:rPr>
          <w:rFonts w:ascii="Times New Roman" w:hAnsi="Times New Roman"/>
          <w:sz w:val="24"/>
        </w:rPr>
      </w:pPr>
      <w:r>
        <w:rPr>
          <w:rFonts w:ascii="Times New Roman" w:hAnsi="Times New Roman"/>
          <w:sz w:val="24"/>
        </w:rPr>
        <w:t>3.2.1 Tesseract OCR Engine</w:t>
      </w:r>
    </w:p>
    <w:p w14:paraId="5F0ED5FE" w14:textId="77777777" w:rsidR="00C6154C" w:rsidRDefault="00C6154C">
      <w:pPr>
        <w:pStyle w:val="h1"/>
        <w:jc w:val="both"/>
        <w:rPr>
          <w:rFonts w:ascii="Times New Roman" w:hAnsi="Times New Roman"/>
          <w:b w:val="0"/>
          <w:bCs/>
          <w:sz w:val="24"/>
        </w:rPr>
      </w:pPr>
    </w:p>
    <w:p w14:paraId="1BBA67B0"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use Tesseract OCR for extracting text from uploaded certificates.</w:t>
      </w:r>
    </w:p>
    <w:p w14:paraId="456A2FCF"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Version 5.0 or above will be integrated into the backend for accuracy.</w:t>
      </w:r>
    </w:p>
    <w:p w14:paraId="5E4F14CD" w14:textId="7A656C81"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 xml:space="preserve">It converts certificate images into machine-readable text, which </w:t>
      </w:r>
      <w:r w:rsidR="00507C94">
        <w:rPr>
          <w:rFonts w:ascii="Times New Roman" w:hAnsi="Times New Roman"/>
          <w:b w:val="0"/>
          <w:bCs/>
          <w:sz w:val="24"/>
        </w:rPr>
        <w:t>will then be</w:t>
      </w:r>
      <w:r>
        <w:rPr>
          <w:rFonts w:ascii="Times New Roman" w:hAnsi="Times New Roman"/>
          <w:b w:val="0"/>
          <w:bCs/>
          <w:sz w:val="24"/>
        </w:rPr>
        <w:t xml:space="preserve"> processed for hashing and blockchain storage.</w:t>
      </w:r>
    </w:p>
    <w:p w14:paraId="79CA555F" w14:textId="77777777" w:rsidR="00C6154C" w:rsidRDefault="00C6154C">
      <w:pPr>
        <w:pStyle w:val="h1"/>
        <w:jc w:val="both"/>
        <w:rPr>
          <w:rFonts w:ascii="Times New Roman" w:hAnsi="Times New Roman"/>
          <w:b w:val="0"/>
          <w:bCs/>
          <w:sz w:val="24"/>
        </w:rPr>
      </w:pPr>
    </w:p>
    <w:p w14:paraId="2519A8DB" w14:textId="77777777" w:rsidR="00C6154C" w:rsidRDefault="00000000">
      <w:pPr>
        <w:pStyle w:val="h1"/>
        <w:jc w:val="both"/>
        <w:rPr>
          <w:rFonts w:ascii="Times New Roman" w:hAnsi="Times New Roman"/>
          <w:sz w:val="24"/>
        </w:rPr>
      </w:pPr>
      <w:r>
        <w:rPr>
          <w:rFonts w:ascii="Times New Roman" w:hAnsi="Times New Roman"/>
          <w:sz w:val="24"/>
        </w:rPr>
        <w:t>3.2.2 Python Flask Framework</w:t>
      </w:r>
    </w:p>
    <w:p w14:paraId="10A4C26C" w14:textId="77777777" w:rsidR="00C6154C" w:rsidRDefault="00C6154C">
      <w:pPr>
        <w:pStyle w:val="h1"/>
        <w:jc w:val="both"/>
        <w:rPr>
          <w:rFonts w:ascii="Times New Roman" w:hAnsi="Times New Roman"/>
          <w:b w:val="0"/>
          <w:bCs/>
          <w:sz w:val="24"/>
        </w:rPr>
      </w:pPr>
    </w:p>
    <w:p w14:paraId="35A6758B"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backend web framework will be Flask, used to manage routing, handle user uploads, and communicate between the frontend and blockchain modules.</w:t>
      </w:r>
    </w:p>
    <w:p w14:paraId="262BE1A2"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Flask will also handle the API endpoints for certificate registration and verification.</w:t>
      </w:r>
    </w:p>
    <w:p w14:paraId="24AE2C54" w14:textId="77777777" w:rsidR="00C6154C" w:rsidRDefault="00C6154C">
      <w:pPr>
        <w:pStyle w:val="h1"/>
        <w:jc w:val="both"/>
        <w:rPr>
          <w:rFonts w:ascii="Times New Roman" w:hAnsi="Times New Roman"/>
          <w:b w:val="0"/>
          <w:bCs/>
          <w:sz w:val="24"/>
        </w:rPr>
      </w:pPr>
    </w:p>
    <w:p w14:paraId="58469B65" w14:textId="77777777" w:rsidR="00C6154C" w:rsidRDefault="00000000">
      <w:pPr>
        <w:pStyle w:val="h1"/>
        <w:jc w:val="both"/>
        <w:rPr>
          <w:rFonts w:ascii="Times New Roman" w:hAnsi="Times New Roman"/>
          <w:sz w:val="24"/>
        </w:rPr>
      </w:pPr>
      <w:r>
        <w:rPr>
          <w:rFonts w:ascii="Times New Roman" w:hAnsi="Times New Roman"/>
          <w:sz w:val="24"/>
        </w:rPr>
        <w:t>3.2.3 Blockchain Smart Contracts</w:t>
      </w:r>
    </w:p>
    <w:p w14:paraId="12FCC4E4" w14:textId="77777777" w:rsidR="00C6154C" w:rsidRDefault="00C6154C">
      <w:pPr>
        <w:pStyle w:val="h1"/>
        <w:jc w:val="both"/>
        <w:rPr>
          <w:rFonts w:ascii="Times New Roman" w:hAnsi="Times New Roman"/>
          <w:b w:val="0"/>
          <w:bCs/>
          <w:sz w:val="24"/>
        </w:rPr>
      </w:pPr>
    </w:p>
    <w:p w14:paraId="4A247B9B"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blockchain part will use Solidity for writing smart contracts on the Ethereum test network (</w:t>
      </w:r>
      <w:proofErr w:type="spellStart"/>
      <w:r>
        <w:rPr>
          <w:rFonts w:ascii="Times New Roman" w:hAnsi="Times New Roman"/>
          <w:b w:val="0"/>
          <w:bCs/>
          <w:sz w:val="24"/>
        </w:rPr>
        <w:t>Goerli</w:t>
      </w:r>
      <w:proofErr w:type="spellEnd"/>
      <w:r>
        <w:rPr>
          <w:rFonts w:ascii="Times New Roman" w:hAnsi="Times New Roman"/>
          <w:b w:val="0"/>
          <w:bCs/>
          <w:sz w:val="24"/>
        </w:rPr>
        <w:t xml:space="preserve"> or </w:t>
      </w:r>
      <w:proofErr w:type="spellStart"/>
      <w:r>
        <w:rPr>
          <w:rFonts w:ascii="Times New Roman" w:hAnsi="Times New Roman"/>
          <w:b w:val="0"/>
          <w:bCs/>
          <w:sz w:val="24"/>
        </w:rPr>
        <w:t>Sepolia</w:t>
      </w:r>
      <w:proofErr w:type="spellEnd"/>
      <w:r>
        <w:rPr>
          <w:rFonts w:ascii="Times New Roman" w:hAnsi="Times New Roman"/>
          <w:b w:val="0"/>
          <w:bCs/>
          <w:sz w:val="24"/>
        </w:rPr>
        <w:t>).</w:t>
      </w:r>
    </w:p>
    <w:p w14:paraId="4F3721DB"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These contracts store and verify certificate hashes.</w:t>
      </w:r>
    </w:p>
    <w:p w14:paraId="2E92C48E"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use the web3.py library to interact with the blockchain.</w:t>
      </w:r>
    </w:p>
    <w:p w14:paraId="652160BD" w14:textId="77777777" w:rsidR="00C6154C" w:rsidRDefault="00C6154C">
      <w:pPr>
        <w:pStyle w:val="h1"/>
        <w:jc w:val="both"/>
        <w:rPr>
          <w:rFonts w:ascii="Times New Roman" w:hAnsi="Times New Roman"/>
          <w:b w:val="0"/>
          <w:bCs/>
          <w:sz w:val="24"/>
        </w:rPr>
      </w:pPr>
    </w:p>
    <w:p w14:paraId="6182D1F0" w14:textId="77777777" w:rsidR="00C6154C" w:rsidRDefault="00000000">
      <w:pPr>
        <w:pStyle w:val="h1"/>
        <w:jc w:val="both"/>
        <w:rPr>
          <w:rFonts w:ascii="Times New Roman" w:hAnsi="Times New Roman"/>
          <w:sz w:val="24"/>
        </w:rPr>
      </w:pPr>
      <w:r>
        <w:rPr>
          <w:rFonts w:ascii="Times New Roman" w:hAnsi="Times New Roman"/>
          <w:sz w:val="24"/>
        </w:rPr>
        <w:t>3.2.4 Database</w:t>
      </w:r>
    </w:p>
    <w:p w14:paraId="3ACF3DAC" w14:textId="77777777" w:rsidR="00C6154C" w:rsidRDefault="00C6154C">
      <w:pPr>
        <w:pStyle w:val="h1"/>
        <w:jc w:val="both"/>
        <w:rPr>
          <w:rFonts w:ascii="Times New Roman" w:hAnsi="Times New Roman"/>
          <w:b w:val="0"/>
          <w:bCs/>
          <w:sz w:val="24"/>
        </w:rPr>
      </w:pPr>
    </w:p>
    <w:p w14:paraId="47C214F3"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local backend will store basic user details and verification logs using SQLite or MongoDB.</w:t>
      </w:r>
    </w:p>
    <w:p w14:paraId="4DAFEDC6" w14:textId="20008CCC"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blockchain itself will store only hashed certificate data, not full certificate content, to ensure privacy.</w:t>
      </w:r>
    </w:p>
    <w:p w14:paraId="4989CD9E" w14:textId="77777777" w:rsidR="00C6154C" w:rsidRDefault="00C6154C">
      <w:pPr>
        <w:pStyle w:val="h1"/>
        <w:jc w:val="both"/>
        <w:rPr>
          <w:rFonts w:ascii="Times New Roman" w:hAnsi="Times New Roman"/>
          <w:b w:val="0"/>
          <w:bCs/>
          <w:sz w:val="24"/>
        </w:rPr>
      </w:pPr>
    </w:p>
    <w:p w14:paraId="37FEBDB1" w14:textId="77777777" w:rsidR="00C6154C" w:rsidRDefault="00000000">
      <w:pPr>
        <w:pStyle w:val="h1"/>
        <w:jc w:val="both"/>
        <w:rPr>
          <w:rFonts w:ascii="Times New Roman" w:hAnsi="Times New Roman"/>
          <w:sz w:val="24"/>
        </w:rPr>
      </w:pPr>
      <w:r>
        <w:rPr>
          <w:rFonts w:ascii="Times New Roman" w:hAnsi="Times New Roman"/>
          <w:sz w:val="24"/>
        </w:rPr>
        <w:t>3.2.5 Operating Systems and Browsers</w:t>
      </w:r>
    </w:p>
    <w:p w14:paraId="79545337" w14:textId="77777777" w:rsidR="00C6154C" w:rsidRDefault="00C6154C">
      <w:pPr>
        <w:pStyle w:val="h1"/>
        <w:jc w:val="both"/>
        <w:rPr>
          <w:rFonts w:ascii="Times New Roman" w:hAnsi="Times New Roman"/>
          <w:b w:val="0"/>
          <w:bCs/>
          <w:sz w:val="24"/>
        </w:rPr>
      </w:pPr>
    </w:p>
    <w:p w14:paraId="10BAD133"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work on Windows, Linux, and macOS through standard browsers like Google Chrome, Firefox, Edge, and Safari.</w:t>
      </w:r>
    </w:p>
    <w:p w14:paraId="28B4A3B8" w14:textId="77777777" w:rsidR="00C6154C" w:rsidRDefault="00C6154C">
      <w:pPr>
        <w:pStyle w:val="h1"/>
        <w:jc w:val="both"/>
        <w:rPr>
          <w:rFonts w:ascii="Times New Roman" w:hAnsi="Times New Roman"/>
          <w:b w:val="0"/>
          <w:bCs/>
          <w:sz w:val="24"/>
        </w:rPr>
      </w:pPr>
    </w:p>
    <w:p w14:paraId="534C51BB" w14:textId="77777777" w:rsidR="00C6154C" w:rsidRDefault="00000000">
      <w:pPr>
        <w:pStyle w:val="h1"/>
        <w:jc w:val="both"/>
        <w:rPr>
          <w:rFonts w:ascii="Times New Roman" w:hAnsi="Times New Roman"/>
          <w:sz w:val="24"/>
        </w:rPr>
      </w:pPr>
      <w:r>
        <w:rPr>
          <w:rFonts w:ascii="Times New Roman" w:hAnsi="Times New Roman"/>
          <w:sz w:val="24"/>
        </w:rPr>
        <w:t>3.2.6 Hashing and Security Libraries</w:t>
      </w:r>
    </w:p>
    <w:p w14:paraId="20B4EB78" w14:textId="77777777" w:rsidR="00C6154C" w:rsidRDefault="00C6154C">
      <w:pPr>
        <w:pStyle w:val="h1"/>
        <w:jc w:val="both"/>
        <w:rPr>
          <w:rFonts w:ascii="Times New Roman" w:hAnsi="Times New Roman"/>
          <w:b w:val="0"/>
          <w:bCs/>
          <w:sz w:val="24"/>
        </w:rPr>
      </w:pPr>
    </w:p>
    <w:p w14:paraId="0C56C301"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SHA-256 hashing algorithm will be used to create a unique fingerprint for each certificate.</w:t>
      </w:r>
    </w:p>
    <w:p w14:paraId="07E9BEE5"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SSL/TLS encryption will protect communication between users and the server.</w:t>
      </w:r>
    </w:p>
    <w:p w14:paraId="25871D9B"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JSON Web Tokens (JWT) will secure user authentication and session management.</w:t>
      </w:r>
    </w:p>
    <w:p w14:paraId="757C6298" w14:textId="77777777" w:rsidR="00C6154C" w:rsidRDefault="00C6154C">
      <w:pPr>
        <w:pStyle w:val="h1"/>
        <w:jc w:val="both"/>
        <w:rPr>
          <w:rFonts w:ascii="Times New Roman" w:hAnsi="Times New Roman"/>
          <w:b w:val="0"/>
          <w:bCs/>
          <w:sz w:val="24"/>
        </w:rPr>
      </w:pPr>
    </w:p>
    <w:p w14:paraId="6B9E852D" w14:textId="77777777" w:rsidR="00C6154C" w:rsidRDefault="00000000">
      <w:pPr>
        <w:pStyle w:val="h1"/>
        <w:jc w:val="both"/>
        <w:rPr>
          <w:rFonts w:ascii="Times New Roman" w:hAnsi="Times New Roman"/>
          <w:szCs w:val="28"/>
        </w:rPr>
      </w:pPr>
      <w:r>
        <w:rPr>
          <w:rFonts w:ascii="Times New Roman" w:hAnsi="Times New Roman"/>
          <w:szCs w:val="28"/>
        </w:rPr>
        <w:t>3.3 Communications Interfaces</w:t>
      </w:r>
    </w:p>
    <w:p w14:paraId="1E78E169" w14:textId="77777777" w:rsidR="00C6154C" w:rsidRDefault="00000000">
      <w:pPr>
        <w:pStyle w:val="h1"/>
        <w:jc w:val="both"/>
        <w:rPr>
          <w:rFonts w:ascii="Times New Roman" w:hAnsi="Times New Roman"/>
          <w:sz w:val="24"/>
        </w:rPr>
      </w:pPr>
      <w:r>
        <w:rPr>
          <w:rFonts w:ascii="Times New Roman" w:hAnsi="Times New Roman"/>
          <w:sz w:val="24"/>
        </w:rPr>
        <w:lastRenderedPageBreak/>
        <w:t>3.3.1 Network Communication</w:t>
      </w:r>
    </w:p>
    <w:p w14:paraId="68D44EDE" w14:textId="77777777" w:rsidR="00C6154C" w:rsidRDefault="00C6154C">
      <w:pPr>
        <w:pStyle w:val="h1"/>
        <w:jc w:val="both"/>
        <w:rPr>
          <w:rFonts w:ascii="Times New Roman" w:hAnsi="Times New Roman"/>
          <w:b w:val="0"/>
          <w:bCs/>
          <w:sz w:val="24"/>
        </w:rPr>
      </w:pPr>
    </w:p>
    <w:p w14:paraId="01AFDB0A"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use HTTPS protocol for all data transfer to ensure security.</w:t>
      </w:r>
    </w:p>
    <w:p w14:paraId="366CEFDA"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Communication between the frontend and backend will occur through RESTful APIs.</w:t>
      </w:r>
    </w:p>
    <w:p w14:paraId="5445268C"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Blockchain transactions will be sent through web3.py using Ethereum’s JSON-RPC protocol.</w:t>
      </w:r>
    </w:p>
    <w:p w14:paraId="37F6E15D"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Every interaction with the blockchain will be verified before the result is shown to the user.</w:t>
      </w:r>
    </w:p>
    <w:p w14:paraId="63E8642D" w14:textId="77777777" w:rsidR="00C6154C" w:rsidRDefault="00C6154C">
      <w:pPr>
        <w:pStyle w:val="h1"/>
        <w:jc w:val="both"/>
        <w:rPr>
          <w:rFonts w:ascii="Times New Roman" w:hAnsi="Times New Roman"/>
          <w:b w:val="0"/>
          <w:bCs/>
          <w:sz w:val="24"/>
        </w:rPr>
      </w:pPr>
    </w:p>
    <w:p w14:paraId="0A10965B" w14:textId="77777777" w:rsidR="00C6154C" w:rsidRDefault="00000000">
      <w:pPr>
        <w:pStyle w:val="h1"/>
        <w:jc w:val="both"/>
        <w:rPr>
          <w:rFonts w:ascii="Times New Roman" w:hAnsi="Times New Roman"/>
          <w:sz w:val="24"/>
        </w:rPr>
      </w:pPr>
      <w:r>
        <w:rPr>
          <w:rFonts w:ascii="Times New Roman" w:hAnsi="Times New Roman"/>
          <w:sz w:val="24"/>
        </w:rPr>
        <w:t>3.3.2 Data Transfer</w:t>
      </w:r>
    </w:p>
    <w:p w14:paraId="440585E6" w14:textId="77777777" w:rsidR="00C6154C" w:rsidRDefault="00C6154C">
      <w:pPr>
        <w:pStyle w:val="h1"/>
        <w:jc w:val="both"/>
        <w:rPr>
          <w:rFonts w:ascii="Times New Roman" w:hAnsi="Times New Roman"/>
          <w:b w:val="0"/>
          <w:bCs/>
          <w:sz w:val="24"/>
        </w:rPr>
      </w:pPr>
    </w:p>
    <w:p w14:paraId="0BC01932" w14:textId="77777777"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After OCR processing, only text data and hashes are sent to the blockchain.</w:t>
      </w:r>
    </w:p>
    <w:p w14:paraId="4D4DBFEB" w14:textId="348E7776" w:rsidR="00C6154C" w:rsidRDefault="00000000">
      <w:pPr>
        <w:pStyle w:val="h1"/>
        <w:numPr>
          <w:ilvl w:val="0"/>
          <w:numId w:val="10"/>
        </w:numPr>
        <w:jc w:val="both"/>
        <w:rPr>
          <w:rFonts w:ascii="Times New Roman" w:hAnsi="Times New Roman"/>
          <w:b w:val="0"/>
          <w:bCs/>
          <w:sz w:val="24"/>
        </w:rPr>
      </w:pPr>
      <w:r>
        <w:rPr>
          <w:rFonts w:ascii="Times New Roman" w:hAnsi="Times New Roman"/>
          <w:b w:val="0"/>
          <w:bCs/>
          <w:sz w:val="24"/>
        </w:rPr>
        <w:t>The system will limit file uploads to a reasonable size to maintain performance.</w:t>
      </w:r>
    </w:p>
    <w:p w14:paraId="3F4500ED" w14:textId="77777777" w:rsidR="00C6154C" w:rsidRDefault="00C6154C">
      <w:pPr>
        <w:pStyle w:val="h1"/>
        <w:jc w:val="both"/>
        <w:rPr>
          <w:rFonts w:ascii="Times New Roman" w:hAnsi="Times New Roman"/>
          <w:b w:val="0"/>
          <w:bCs/>
          <w:sz w:val="24"/>
        </w:rPr>
      </w:pPr>
    </w:p>
    <w:p w14:paraId="108C100D" w14:textId="77777777" w:rsidR="00C6154C" w:rsidRDefault="00000000">
      <w:pPr>
        <w:pStyle w:val="h1"/>
        <w:jc w:val="both"/>
        <w:rPr>
          <w:rFonts w:ascii="Times New Roman" w:hAnsi="Times New Roman"/>
          <w:sz w:val="24"/>
        </w:rPr>
      </w:pPr>
      <w:r>
        <w:rPr>
          <w:rFonts w:ascii="Times New Roman" w:hAnsi="Times New Roman"/>
          <w:sz w:val="24"/>
        </w:rPr>
        <w:t>3.3.3 Synchronization and Response</w:t>
      </w:r>
    </w:p>
    <w:p w14:paraId="71DD3552" w14:textId="77777777" w:rsidR="00C6154C" w:rsidRDefault="00C6154C">
      <w:pPr>
        <w:pStyle w:val="h1"/>
        <w:jc w:val="both"/>
        <w:rPr>
          <w:rFonts w:ascii="Times New Roman" w:hAnsi="Times New Roman"/>
          <w:b w:val="0"/>
          <w:bCs/>
          <w:sz w:val="24"/>
        </w:rPr>
      </w:pPr>
    </w:p>
    <w:p w14:paraId="099ED139" w14:textId="77777777" w:rsidR="00C6154C" w:rsidRDefault="00000000">
      <w:pPr>
        <w:pStyle w:val="h1"/>
        <w:jc w:val="both"/>
        <w:rPr>
          <w:rFonts w:ascii="Times New Roman" w:hAnsi="Times New Roman"/>
          <w:b w:val="0"/>
          <w:bCs/>
          <w:sz w:val="24"/>
        </w:rPr>
      </w:pPr>
      <w:r>
        <w:rPr>
          <w:rFonts w:ascii="Times New Roman" w:hAnsi="Times New Roman"/>
          <w:b w:val="0"/>
          <w:bCs/>
          <w:sz w:val="24"/>
        </w:rPr>
        <w:t>The blockchain verification process depends on transaction confirmation time.</w:t>
      </w:r>
    </w:p>
    <w:p w14:paraId="048B7650" w14:textId="77777777" w:rsidR="00C6154C" w:rsidRDefault="00000000">
      <w:pPr>
        <w:pStyle w:val="h1"/>
        <w:jc w:val="both"/>
        <w:rPr>
          <w:rFonts w:ascii="Times New Roman" w:hAnsi="Times New Roman"/>
          <w:b w:val="0"/>
          <w:bCs/>
          <w:sz w:val="24"/>
        </w:rPr>
      </w:pPr>
      <w:r>
        <w:rPr>
          <w:rFonts w:ascii="Times New Roman" w:hAnsi="Times New Roman"/>
          <w:b w:val="0"/>
          <w:bCs/>
          <w:sz w:val="24"/>
        </w:rPr>
        <w:t>Once confirmed, the user will see a clear status:</w:t>
      </w:r>
    </w:p>
    <w:p w14:paraId="2FF81667" w14:textId="77777777" w:rsidR="00C6154C" w:rsidRDefault="00C6154C">
      <w:pPr>
        <w:pStyle w:val="h1"/>
        <w:jc w:val="both"/>
        <w:rPr>
          <w:rFonts w:ascii="Times New Roman" w:hAnsi="Times New Roman"/>
          <w:b w:val="0"/>
          <w:bCs/>
          <w:sz w:val="24"/>
        </w:rPr>
      </w:pPr>
    </w:p>
    <w:p w14:paraId="33D273A2" w14:textId="77777777" w:rsidR="00C6154C" w:rsidRDefault="00000000">
      <w:pPr>
        <w:pStyle w:val="h1"/>
        <w:jc w:val="both"/>
        <w:rPr>
          <w:rFonts w:ascii="Times New Roman" w:hAnsi="Times New Roman"/>
          <w:b w:val="0"/>
          <w:bCs/>
          <w:sz w:val="24"/>
        </w:rPr>
      </w:pPr>
      <w:r>
        <w:rPr>
          <w:rFonts w:ascii="Times New Roman" w:hAnsi="Times New Roman"/>
          <w:b w:val="0"/>
          <w:bCs/>
          <w:sz w:val="24"/>
        </w:rPr>
        <w:t>“Certificate Verified”</w:t>
      </w:r>
    </w:p>
    <w:p w14:paraId="255128FB" w14:textId="77777777" w:rsidR="00C6154C" w:rsidRDefault="00000000">
      <w:pPr>
        <w:pStyle w:val="h1"/>
        <w:jc w:val="both"/>
        <w:rPr>
          <w:rFonts w:ascii="Times New Roman" w:hAnsi="Times New Roman"/>
          <w:b w:val="0"/>
          <w:bCs/>
          <w:sz w:val="24"/>
        </w:rPr>
      </w:pPr>
      <w:r>
        <w:rPr>
          <w:rFonts w:ascii="Times New Roman" w:hAnsi="Times New Roman"/>
          <w:b w:val="0"/>
          <w:bCs/>
          <w:sz w:val="24"/>
        </w:rPr>
        <w:t>“Certificate Not Found / Fake”</w:t>
      </w:r>
    </w:p>
    <w:p w14:paraId="57585C83" w14:textId="77777777" w:rsidR="00C6154C" w:rsidRDefault="00C6154C">
      <w:pPr>
        <w:pStyle w:val="h1"/>
        <w:jc w:val="both"/>
        <w:rPr>
          <w:rFonts w:ascii="Times New Roman" w:hAnsi="Times New Roman"/>
          <w:b w:val="0"/>
          <w:bCs/>
          <w:sz w:val="24"/>
        </w:rPr>
      </w:pPr>
    </w:p>
    <w:p w14:paraId="527D06F1" w14:textId="77777777" w:rsidR="00C6154C" w:rsidRDefault="00C6154C">
      <w:pPr>
        <w:pStyle w:val="h1"/>
        <w:jc w:val="both"/>
      </w:pPr>
    </w:p>
    <w:p w14:paraId="382D0AF9" w14:textId="77777777" w:rsidR="00C6154C" w:rsidRDefault="00000000">
      <w:pPr>
        <w:pStyle w:val="h1"/>
        <w:numPr>
          <w:ilvl w:val="0"/>
          <w:numId w:val="6"/>
        </w:numPr>
        <w:spacing w:after="120"/>
        <w:jc w:val="both"/>
        <w:rPr>
          <w:sz w:val="32"/>
        </w:rPr>
      </w:pPr>
      <w:bookmarkStart w:id="41" w:name="_Toc51490210"/>
      <w:bookmarkEnd w:id="39"/>
      <w:bookmarkEnd w:id="40"/>
      <w:r>
        <w:rPr>
          <w:sz w:val="32"/>
        </w:rPr>
        <w:t>Functional Requirements</w:t>
      </w:r>
      <w:bookmarkEnd w:id="41"/>
    </w:p>
    <w:p w14:paraId="349F3961" w14:textId="77777777" w:rsidR="00C6154C" w:rsidRDefault="00000000">
      <w:pPr>
        <w:jc w:val="both"/>
      </w:pPr>
      <w:r>
        <w:t>This section describes the main functional requirements of the AI and Blockchain-Based Certificate Verification System.</w:t>
      </w:r>
    </w:p>
    <w:p w14:paraId="5FF1CDC7" w14:textId="77777777" w:rsidR="00C6154C" w:rsidRDefault="00000000">
      <w:pPr>
        <w:jc w:val="both"/>
      </w:pPr>
      <w:r>
        <w:t>Each function defines a specific task or feature that the system must perform to ensure smooth and secure verification of certificates.</w:t>
      </w:r>
    </w:p>
    <w:p w14:paraId="5C688BBC" w14:textId="77777777" w:rsidR="00C6154C" w:rsidRDefault="00C6154C">
      <w:pPr>
        <w:jc w:val="both"/>
      </w:pPr>
    </w:p>
    <w:p w14:paraId="387356B0" w14:textId="77777777" w:rsidR="00C6154C" w:rsidRDefault="00000000">
      <w:pPr>
        <w:jc w:val="both"/>
        <w:rPr>
          <w:b/>
          <w:bCs/>
          <w:sz w:val="28"/>
          <w:szCs w:val="28"/>
        </w:rPr>
      </w:pPr>
      <w:r>
        <w:rPr>
          <w:b/>
          <w:bCs/>
          <w:sz w:val="28"/>
          <w:szCs w:val="28"/>
        </w:rPr>
        <w:t>4.1 User Management</w:t>
      </w:r>
    </w:p>
    <w:p w14:paraId="5A2B5DC3" w14:textId="77777777" w:rsidR="00C6154C" w:rsidRDefault="00C6154C">
      <w:pPr>
        <w:jc w:val="both"/>
      </w:pPr>
    </w:p>
    <w:p w14:paraId="736C64BC" w14:textId="77777777" w:rsidR="00C6154C" w:rsidRDefault="00000000">
      <w:pPr>
        <w:numPr>
          <w:ilvl w:val="0"/>
          <w:numId w:val="11"/>
        </w:numPr>
        <w:jc w:val="both"/>
      </w:pPr>
      <w:r>
        <w:t>Users (institutions, verifiers, and individuals) will be able to register and log in through a secure web interface.</w:t>
      </w:r>
    </w:p>
    <w:p w14:paraId="6EE51554" w14:textId="62D24648" w:rsidR="00C6154C" w:rsidRDefault="00000000">
      <w:pPr>
        <w:numPr>
          <w:ilvl w:val="0"/>
          <w:numId w:val="11"/>
        </w:numPr>
        <w:jc w:val="both"/>
      </w:pPr>
      <w:r>
        <w:t xml:space="preserve">The system will allow </w:t>
      </w:r>
      <w:r w:rsidR="009226FC">
        <w:t xml:space="preserve">verified </w:t>
      </w:r>
      <w:r>
        <w:t>institutions to create verified accounts for certificate uploads.</w:t>
      </w:r>
    </w:p>
    <w:p w14:paraId="2FDAD7A0" w14:textId="77777777" w:rsidR="00C6154C" w:rsidRDefault="00000000">
      <w:pPr>
        <w:numPr>
          <w:ilvl w:val="0"/>
          <w:numId w:val="11"/>
        </w:numPr>
        <w:jc w:val="both"/>
      </w:pPr>
      <w:r>
        <w:t>Employers or verifiers can register to perform certificate validation checks.</w:t>
      </w:r>
    </w:p>
    <w:p w14:paraId="606149E9" w14:textId="4F58F81B" w:rsidR="00C6154C" w:rsidRDefault="00000000">
      <w:pPr>
        <w:numPr>
          <w:ilvl w:val="0"/>
          <w:numId w:val="11"/>
        </w:numPr>
        <w:jc w:val="both"/>
      </w:pPr>
      <w:r>
        <w:t xml:space="preserve">The system will store user </w:t>
      </w:r>
      <w:r w:rsidR="009226FC">
        <w:t>details</w:t>
      </w:r>
      <w:r>
        <w:t xml:space="preserve"> securely using encryption and hashed passwords.</w:t>
      </w:r>
    </w:p>
    <w:p w14:paraId="42744A7A" w14:textId="77777777" w:rsidR="00C6154C" w:rsidRDefault="00000000">
      <w:pPr>
        <w:numPr>
          <w:ilvl w:val="0"/>
          <w:numId w:val="11"/>
        </w:numPr>
        <w:jc w:val="both"/>
      </w:pPr>
      <w:r>
        <w:t>A password recovery and reset feature will be available through email or a system-generated link.</w:t>
      </w:r>
    </w:p>
    <w:p w14:paraId="63C9288A" w14:textId="2FE55C78" w:rsidR="00C6154C" w:rsidRDefault="00000000">
      <w:pPr>
        <w:numPr>
          <w:ilvl w:val="0"/>
          <w:numId w:val="11"/>
        </w:numPr>
        <w:jc w:val="both"/>
      </w:pPr>
      <w:r>
        <w:t xml:space="preserve">Each user will have a role-based dashboard according to their </w:t>
      </w:r>
      <w:proofErr w:type="gramStart"/>
      <w:r>
        <w:t xml:space="preserve">permissions </w:t>
      </w:r>
      <w:r w:rsidR="009226FC">
        <w:t>.</w:t>
      </w:r>
      <w:proofErr w:type="gramEnd"/>
    </w:p>
    <w:p w14:paraId="5A5956DA" w14:textId="77777777" w:rsidR="00C6154C" w:rsidRDefault="00C6154C">
      <w:pPr>
        <w:jc w:val="both"/>
      </w:pPr>
    </w:p>
    <w:p w14:paraId="4026BF68" w14:textId="77777777" w:rsidR="00C6154C" w:rsidRDefault="00000000">
      <w:pPr>
        <w:jc w:val="both"/>
        <w:rPr>
          <w:b/>
          <w:bCs/>
          <w:sz w:val="28"/>
          <w:szCs w:val="28"/>
        </w:rPr>
      </w:pPr>
      <w:r>
        <w:rPr>
          <w:b/>
          <w:bCs/>
          <w:sz w:val="28"/>
          <w:szCs w:val="28"/>
        </w:rPr>
        <w:t>4.1 Certificate Upload and Registration (For Institutions)</w:t>
      </w:r>
    </w:p>
    <w:p w14:paraId="607D988B" w14:textId="77777777" w:rsidR="00C6154C" w:rsidRDefault="00C6154C">
      <w:pPr>
        <w:jc w:val="both"/>
      </w:pPr>
    </w:p>
    <w:p w14:paraId="5ECD5355" w14:textId="1A4F6F43" w:rsidR="00C6154C" w:rsidRDefault="00000000">
      <w:pPr>
        <w:numPr>
          <w:ilvl w:val="0"/>
          <w:numId w:val="11"/>
        </w:numPr>
        <w:jc w:val="both"/>
      </w:pPr>
      <w:r>
        <w:t xml:space="preserve">Institutions will upload certificates in image or PDF </w:t>
      </w:r>
      <w:proofErr w:type="gramStart"/>
      <w:r>
        <w:t xml:space="preserve">format </w:t>
      </w:r>
      <w:r w:rsidR="009226FC">
        <w:t>.</w:t>
      </w:r>
      <w:proofErr w:type="gramEnd"/>
    </w:p>
    <w:p w14:paraId="59D7252E" w14:textId="46B7AB98" w:rsidR="00C6154C" w:rsidRDefault="00000000">
      <w:pPr>
        <w:numPr>
          <w:ilvl w:val="0"/>
          <w:numId w:val="11"/>
        </w:numPr>
        <w:jc w:val="both"/>
      </w:pPr>
      <w:r>
        <w:t>The system will automatically extract text from the uploaded certificate using AI-based OCR</w:t>
      </w:r>
      <w:r w:rsidR="009226FC">
        <w:t>.</w:t>
      </w:r>
    </w:p>
    <w:p w14:paraId="34B7BB33" w14:textId="77777777" w:rsidR="00C6154C" w:rsidRDefault="00000000">
      <w:pPr>
        <w:numPr>
          <w:ilvl w:val="0"/>
          <w:numId w:val="11"/>
        </w:numPr>
        <w:jc w:val="both"/>
      </w:pPr>
      <w:r>
        <w:t>The extracted information will include details such as student name, ID, course title, and issue date.</w:t>
      </w:r>
    </w:p>
    <w:p w14:paraId="753DEF1E" w14:textId="77777777" w:rsidR="00C6154C" w:rsidRDefault="00000000">
      <w:pPr>
        <w:numPr>
          <w:ilvl w:val="0"/>
          <w:numId w:val="11"/>
        </w:numPr>
        <w:jc w:val="both"/>
      </w:pPr>
      <w:r>
        <w:t>The system will generate a unique SHA-256 hash from the extracted data.</w:t>
      </w:r>
    </w:p>
    <w:p w14:paraId="14FE8880" w14:textId="6C7519EF" w:rsidR="00C6154C" w:rsidRDefault="00000000">
      <w:pPr>
        <w:numPr>
          <w:ilvl w:val="0"/>
          <w:numId w:val="11"/>
        </w:numPr>
        <w:jc w:val="both"/>
      </w:pPr>
      <w:r>
        <w:lastRenderedPageBreak/>
        <w:t xml:space="preserve">This hash will </w:t>
      </w:r>
      <w:r w:rsidR="009226FC">
        <w:t xml:space="preserve">then </w:t>
      </w:r>
      <w:r>
        <w:t>be sent to the blockchain and permanently stored using a Solidity smart contract.</w:t>
      </w:r>
    </w:p>
    <w:p w14:paraId="6330A7F6" w14:textId="77777777" w:rsidR="00C6154C" w:rsidRDefault="00000000">
      <w:pPr>
        <w:numPr>
          <w:ilvl w:val="0"/>
          <w:numId w:val="11"/>
        </w:numPr>
        <w:jc w:val="both"/>
      </w:pPr>
      <w:r>
        <w:t>Institutions can view a list of uploaded and verified certificates on their dashboard.</w:t>
      </w:r>
    </w:p>
    <w:p w14:paraId="11E68514" w14:textId="77777777" w:rsidR="00C6154C" w:rsidRDefault="00C6154C">
      <w:pPr>
        <w:jc w:val="both"/>
      </w:pPr>
    </w:p>
    <w:p w14:paraId="42482E51" w14:textId="77777777" w:rsidR="00C6154C" w:rsidRDefault="00000000">
      <w:pPr>
        <w:jc w:val="both"/>
        <w:rPr>
          <w:b/>
          <w:bCs/>
          <w:sz w:val="28"/>
          <w:szCs w:val="28"/>
        </w:rPr>
      </w:pPr>
      <w:r>
        <w:rPr>
          <w:b/>
          <w:bCs/>
          <w:sz w:val="28"/>
          <w:szCs w:val="28"/>
        </w:rPr>
        <w:t>4.3 Certificate Verification (For Employers / Verifiers)</w:t>
      </w:r>
    </w:p>
    <w:p w14:paraId="2A87A658" w14:textId="77777777" w:rsidR="00C6154C" w:rsidRDefault="00C6154C">
      <w:pPr>
        <w:jc w:val="both"/>
      </w:pPr>
    </w:p>
    <w:p w14:paraId="70BB9C17" w14:textId="4B252D85" w:rsidR="00C6154C" w:rsidRDefault="00000000">
      <w:pPr>
        <w:numPr>
          <w:ilvl w:val="0"/>
          <w:numId w:val="11"/>
        </w:numPr>
        <w:jc w:val="both"/>
      </w:pPr>
      <w:r>
        <w:t xml:space="preserve">Verifiers can upload a certificate to check </w:t>
      </w:r>
      <w:r w:rsidR="009226FC">
        <w:t>whether it’s fake or not</w:t>
      </w:r>
      <w:r>
        <w:t>.</w:t>
      </w:r>
    </w:p>
    <w:p w14:paraId="15F32D02" w14:textId="77777777" w:rsidR="00C6154C" w:rsidRDefault="00000000">
      <w:pPr>
        <w:numPr>
          <w:ilvl w:val="0"/>
          <w:numId w:val="11"/>
        </w:numPr>
        <w:jc w:val="both"/>
      </w:pPr>
      <w:r>
        <w:t>The system will extract text and generate a hash for the uploaded certificate.</w:t>
      </w:r>
    </w:p>
    <w:p w14:paraId="04E58FB8" w14:textId="77777777" w:rsidR="00C6154C" w:rsidRDefault="00000000">
      <w:pPr>
        <w:numPr>
          <w:ilvl w:val="0"/>
          <w:numId w:val="11"/>
        </w:numPr>
        <w:jc w:val="both"/>
      </w:pPr>
      <w:r>
        <w:t>The new hash will be compared with existing hashes stored on the blockchain.</w:t>
      </w:r>
    </w:p>
    <w:p w14:paraId="28B66486" w14:textId="77777777" w:rsidR="00C6154C" w:rsidRDefault="00000000">
      <w:pPr>
        <w:numPr>
          <w:ilvl w:val="0"/>
          <w:numId w:val="11"/>
        </w:numPr>
        <w:jc w:val="both"/>
      </w:pPr>
      <w:r>
        <w:t>If the hash matches, the system will display a “Verified” result.</w:t>
      </w:r>
    </w:p>
    <w:p w14:paraId="0B9BC9C6" w14:textId="77777777" w:rsidR="00C6154C" w:rsidRDefault="00000000">
      <w:pPr>
        <w:numPr>
          <w:ilvl w:val="0"/>
          <w:numId w:val="11"/>
        </w:numPr>
        <w:jc w:val="both"/>
      </w:pPr>
      <w:r>
        <w:t>If no match is found, it will show “Fake or Modified Certificate.”</w:t>
      </w:r>
    </w:p>
    <w:p w14:paraId="07F2B192" w14:textId="77777777" w:rsidR="00C6154C" w:rsidRDefault="00000000">
      <w:pPr>
        <w:numPr>
          <w:ilvl w:val="0"/>
          <w:numId w:val="11"/>
        </w:numPr>
        <w:jc w:val="both"/>
      </w:pPr>
      <w:r>
        <w:t>The system will use an AI-based OCR engine to automatically extract text from certificates.</w:t>
      </w:r>
    </w:p>
    <w:p w14:paraId="60E41FCA" w14:textId="77777777" w:rsidR="00C6154C" w:rsidRDefault="00000000">
      <w:pPr>
        <w:numPr>
          <w:ilvl w:val="0"/>
          <w:numId w:val="11"/>
        </w:numPr>
        <w:jc w:val="both"/>
      </w:pPr>
      <w:r>
        <w:t>OCR will detect and convert printed text into digital data.</w:t>
      </w:r>
    </w:p>
    <w:p w14:paraId="2A23179B" w14:textId="77777777" w:rsidR="00C6154C" w:rsidRDefault="00000000">
      <w:pPr>
        <w:numPr>
          <w:ilvl w:val="0"/>
          <w:numId w:val="11"/>
        </w:numPr>
        <w:jc w:val="both"/>
      </w:pPr>
      <w:r>
        <w:t>The system will clean and format extracted data before generating a hash.</w:t>
      </w:r>
    </w:p>
    <w:p w14:paraId="0A8C3A43" w14:textId="77777777" w:rsidR="00C6154C" w:rsidRDefault="00000000">
      <w:pPr>
        <w:numPr>
          <w:ilvl w:val="0"/>
          <w:numId w:val="11"/>
        </w:numPr>
        <w:jc w:val="both"/>
      </w:pPr>
      <w:r>
        <w:t>The OCR engine will support English text; future versions may include Urdu support.</w:t>
      </w:r>
    </w:p>
    <w:p w14:paraId="6CAF3361" w14:textId="77777777" w:rsidR="00C6154C" w:rsidRDefault="00C6154C">
      <w:pPr>
        <w:jc w:val="both"/>
      </w:pPr>
    </w:p>
    <w:p w14:paraId="1BADAEC9" w14:textId="77777777" w:rsidR="00C6154C" w:rsidRDefault="00000000">
      <w:pPr>
        <w:jc w:val="both"/>
        <w:rPr>
          <w:b/>
          <w:bCs/>
          <w:sz w:val="28"/>
          <w:szCs w:val="28"/>
        </w:rPr>
      </w:pPr>
      <w:r>
        <w:rPr>
          <w:b/>
          <w:bCs/>
          <w:sz w:val="28"/>
          <w:szCs w:val="28"/>
        </w:rPr>
        <w:t>4.4 Blockchain Integration</w:t>
      </w:r>
    </w:p>
    <w:p w14:paraId="54A4C7E1" w14:textId="77777777" w:rsidR="00C6154C" w:rsidRDefault="00C6154C">
      <w:pPr>
        <w:jc w:val="both"/>
      </w:pPr>
    </w:p>
    <w:p w14:paraId="4C0291D8" w14:textId="77777777" w:rsidR="00C6154C" w:rsidRDefault="00000000">
      <w:pPr>
        <w:numPr>
          <w:ilvl w:val="0"/>
          <w:numId w:val="11"/>
        </w:numPr>
        <w:jc w:val="both"/>
      </w:pPr>
      <w:r>
        <w:t>The system will connect to the Ethereum test network (</w:t>
      </w:r>
      <w:proofErr w:type="spellStart"/>
      <w:r>
        <w:t>Goerli</w:t>
      </w:r>
      <w:proofErr w:type="spellEnd"/>
      <w:r>
        <w:t xml:space="preserve"> or </w:t>
      </w:r>
      <w:proofErr w:type="spellStart"/>
      <w:r>
        <w:t>Sepolia</w:t>
      </w:r>
      <w:proofErr w:type="spellEnd"/>
      <w:r>
        <w:t>) [5].</w:t>
      </w:r>
    </w:p>
    <w:p w14:paraId="60A840FB" w14:textId="77777777" w:rsidR="00C6154C" w:rsidRDefault="00000000">
      <w:pPr>
        <w:numPr>
          <w:ilvl w:val="0"/>
          <w:numId w:val="11"/>
        </w:numPr>
        <w:jc w:val="both"/>
      </w:pPr>
      <w:r>
        <w:t>It will use Solidity smart contracts to store and verify certificate hashes.</w:t>
      </w:r>
    </w:p>
    <w:p w14:paraId="59A69F81" w14:textId="77777777" w:rsidR="00C6154C" w:rsidRDefault="00000000">
      <w:pPr>
        <w:numPr>
          <w:ilvl w:val="0"/>
          <w:numId w:val="11"/>
        </w:numPr>
        <w:jc w:val="both"/>
      </w:pPr>
      <w:r>
        <w:t>Smart contracts will handle the certificate registration and verification logic automatically.</w:t>
      </w:r>
    </w:p>
    <w:p w14:paraId="167BAF44" w14:textId="77777777" w:rsidR="00C6154C" w:rsidRDefault="00000000">
      <w:pPr>
        <w:numPr>
          <w:ilvl w:val="0"/>
          <w:numId w:val="11"/>
        </w:numPr>
        <w:jc w:val="both"/>
      </w:pPr>
      <w:r>
        <w:t>Each transaction will have a unique Transaction ID (</w:t>
      </w:r>
      <w:proofErr w:type="spellStart"/>
      <w:r>
        <w:t>TxID</w:t>
      </w:r>
      <w:proofErr w:type="spellEnd"/>
      <w:r>
        <w:t>) visible to users for transparency.</w:t>
      </w:r>
    </w:p>
    <w:p w14:paraId="15467E32" w14:textId="77777777" w:rsidR="00C6154C" w:rsidRDefault="00000000">
      <w:pPr>
        <w:numPr>
          <w:ilvl w:val="0"/>
          <w:numId w:val="11"/>
        </w:numPr>
        <w:jc w:val="both"/>
      </w:pPr>
      <w:r>
        <w:t>The blockchain will ensure that once a certificate record is added, it cannot be modified or deleted.</w:t>
      </w:r>
    </w:p>
    <w:p w14:paraId="1B118712" w14:textId="1DD5EE99" w:rsidR="00C6154C" w:rsidRDefault="00000000">
      <w:pPr>
        <w:numPr>
          <w:ilvl w:val="0"/>
          <w:numId w:val="11"/>
        </w:numPr>
        <w:jc w:val="both"/>
      </w:pPr>
      <w:r>
        <w:t>Institutions can re-upload corrected certificates if necessary</w:t>
      </w:r>
      <w:r w:rsidR="009226FC">
        <w:t>. Thi</w:t>
      </w:r>
      <w:r>
        <w:t>s will create a new blockchain record with a different hash.</w:t>
      </w:r>
    </w:p>
    <w:p w14:paraId="4D32A224" w14:textId="77777777" w:rsidR="00C6154C" w:rsidRDefault="00C6154C">
      <w:pPr>
        <w:jc w:val="both"/>
      </w:pPr>
    </w:p>
    <w:p w14:paraId="2A6E71D6" w14:textId="77777777" w:rsidR="00C6154C" w:rsidRDefault="00000000">
      <w:pPr>
        <w:jc w:val="both"/>
        <w:rPr>
          <w:b/>
          <w:bCs/>
          <w:sz w:val="28"/>
          <w:szCs w:val="28"/>
        </w:rPr>
      </w:pPr>
      <w:r>
        <w:rPr>
          <w:b/>
          <w:bCs/>
          <w:sz w:val="28"/>
          <w:szCs w:val="28"/>
        </w:rPr>
        <w:t>4.4 Admin and Monitoring Features</w:t>
      </w:r>
    </w:p>
    <w:p w14:paraId="3B5264E4" w14:textId="77777777" w:rsidR="00C6154C" w:rsidRDefault="00C6154C">
      <w:pPr>
        <w:jc w:val="both"/>
      </w:pPr>
    </w:p>
    <w:p w14:paraId="73C7A36E" w14:textId="77777777" w:rsidR="00C6154C" w:rsidRDefault="00000000">
      <w:pPr>
        <w:numPr>
          <w:ilvl w:val="0"/>
          <w:numId w:val="11"/>
        </w:numPr>
        <w:jc w:val="both"/>
      </w:pPr>
      <w:r>
        <w:t>The admin panel will allow the project manager or system administrator to monitor uploaded and verified certificates.</w:t>
      </w:r>
    </w:p>
    <w:p w14:paraId="5B697A08" w14:textId="77777777" w:rsidR="00C6154C" w:rsidRDefault="00000000">
      <w:pPr>
        <w:numPr>
          <w:ilvl w:val="0"/>
          <w:numId w:val="11"/>
        </w:numPr>
        <w:jc w:val="both"/>
      </w:pPr>
      <w:r>
        <w:t>The admin can approve or block institution accounts if misuse is detected.</w:t>
      </w:r>
    </w:p>
    <w:p w14:paraId="68542432" w14:textId="77777777" w:rsidR="00C6154C" w:rsidRDefault="00000000">
      <w:pPr>
        <w:numPr>
          <w:ilvl w:val="0"/>
          <w:numId w:val="11"/>
        </w:numPr>
        <w:jc w:val="both"/>
      </w:pPr>
      <w:r>
        <w:t>Logs of all transactions will be maintained for transparency and security auditing.</w:t>
      </w:r>
    </w:p>
    <w:p w14:paraId="4F4D476C" w14:textId="77777777" w:rsidR="00C6154C" w:rsidRDefault="00000000">
      <w:pPr>
        <w:numPr>
          <w:ilvl w:val="0"/>
          <w:numId w:val="11"/>
        </w:numPr>
        <w:jc w:val="both"/>
      </w:pPr>
      <w:r>
        <w:t>Error Handling and Notifications</w:t>
      </w:r>
    </w:p>
    <w:p w14:paraId="5C074603" w14:textId="77777777" w:rsidR="00C6154C" w:rsidRDefault="00000000">
      <w:pPr>
        <w:numPr>
          <w:ilvl w:val="0"/>
          <w:numId w:val="11"/>
        </w:numPr>
        <w:jc w:val="both"/>
      </w:pPr>
      <w:r>
        <w:t>If OCR fails to read the certificate, the system will notify the user to upload a clearer image.</w:t>
      </w:r>
    </w:p>
    <w:p w14:paraId="79F15EFD" w14:textId="77777777" w:rsidR="00C6154C" w:rsidRDefault="00000000">
      <w:pPr>
        <w:numPr>
          <w:ilvl w:val="0"/>
          <w:numId w:val="11"/>
        </w:numPr>
        <w:jc w:val="both"/>
      </w:pPr>
      <w:r>
        <w:t>If blockchain connectivity is interrupted, the system will retry the transaction automatically.</w:t>
      </w:r>
    </w:p>
    <w:p w14:paraId="756DB247" w14:textId="77777777" w:rsidR="00C6154C" w:rsidRDefault="00000000">
      <w:pPr>
        <w:numPr>
          <w:ilvl w:val="0"/>
          <w:numId w:val="11"/>
        </w:numPr>
        <w:jc w:val="both"/>
      </w:pPr>
      <w:r>
        <w:t>Users will receive real-time error messages such as “Invalid File Type” or “Upload Failed.”</w:t>
      </w:r>
    </w:p>
    <w:p w14:paraId="7260612F" w14:textId="56A0B5CB" w:rsidR="00C6154C" w:rsidRDefault="00000000">
      <w:pPr>
        <w:numPr>
          <w:ilvl w:val="0"/>
          <w:numId w:val="11"/>
        </w:numPr>
        <w:jc w:val="both"/>
      </w:pPr>
      <w:r>
        <w:t>All system messages will be displayed in simple</w:t>
      </w:r>
      <w:r w:rsidR="009226FC">
        <w:t xml:space="preserve"> and </w:t>
      </w:r>
      <w:r>
        <w:t>easy-to-understand English.</w:t>
      </w:r>
    </w:p>
    <w:p w14:paraId="5DE9B75C" w14:textId="77777777" w:rsidR="00C6154C" w:rsidRDefault="00C6154C">
      <w:pPr>
        <w:jc w:val="both"/>
      </w:pPr>
    </w:p>
    <w:p w14:paraId="4C4E58B4" w14:textId="77777777" w:rsidR="00C6154C" w:rsidRDefault="00000000">
      <w:pPr>
        <w:jc w:val="both"/>
        <w:rPr>
          <w:b/>
          <w:bCs/>
          <w:sz w:val="28"/>
          <w:szCs w:val="28"/>
        </w:rPr>
      </w:pPr>
      <w:r>
        <w:rPr>
          <w:b/>
          <w:bCs/>
          <w:sz w:val="28"/>
          <w:szCs w:val="28"/>
        </w:rPr>
        <w:t>4.5 Data Storage and Privacy</w:t>
      </w:r>
    </w:p>
    <w:p w14:paraId="638FAA21" w14:textId="77777777" w:rsidR="00C6154C" w:rsidRDefault="00C6154C">
      <w:pPr>
        <w:jc w:val="both"/>
      </w:pPr>
    </w:p>
    <w:p w14:paraId="178AF93D" w14:textId="77777777" w:rsidR="00C6154C" w:rsidRDefault="00000000">
      <w:pPr>
        <w:numPr>
          <w:ilvl w:val="0"/>
          <w:numId w:val="11"/>
        </w:numPr>
        <w:jc w:val="both"/>
      </w:pPr>
      <w:r>
        <w:t>The blockchain will only store hashed certificate data, not personal or sensitive information.</w:t>
      </w:r>
    </w:p>
    <w:p w14:paraId="4DB2C07D" w14:textId="77777777" w:rsidR="00C6154C" w:rsidRDefault="00000000">
      <w:pPr>
        <w:numPr>
          <w:ilvl w:val="0"/>
          <w:numId w:val="11"/>
        </w:numPr>
        <w:jc w:val="both"/>
      </w:pPr>
      <w:r>
        <w:t>The backend database will store basic information such as user accounts and verification logs.</w:t>
      </w:r>
    </w:p>
    <w:p w14:paraId="050632E2" w14:textId="77777777" w:rsidR="00C6154C" w:rsidRDefault="00000000">
      <w:pPr>
        <w:numPr>
          <w:ilvl w:val="0"/>
          <w:numId w:val="11"/>
        </w:numPr>
        <w:jc w:val="both"/>
      </w:pPr>
      <w:r>
        <w:t>Uploaded certificates will be temporarily stored on the server and deleted after hashing.</w:t>
      </w:r>
    </w:p>
    <w:p w14:paraId="518F9053" w14:textId="5AC21A50" w:rsidR="00C6154C" w:rsidRDefault="00000000">
      <w:pPr>
        <w:numPr>
          <w:ilvl w:val="0"/>
          <w:numId w:val="11"/>
        </w:numPr>
        <w:jc w:val="both"/>
      </w:pPr>
      <w:r>
        <w:t>No editable information will be stored on blockchain</w:t>
      </w:r>
      <w:r w:rsidR="009226FC">
        <w:t>. A</w:t>
      </w:r>
      <w:r>
        <w:t xml:space="preserve">ll data will be </w:t>
      </w:r>
      <w:r w:rsidR="009226FC">
        <w:t>unchanged</w:t>
      </w:r>
      <w:r>
        <w:t xml:space="preserve"> once recorded.</w:t>
      </w:r>
    </w:p>
    <w:p w14:paraId="5DABB5A6" w14:textId="77777777" w:rsidR="00C6154C" w:rsidRDefault="00000000">
      <w:pPr>
        <w:numPr>
          <w:ilvl w:val="0"/>
          <w:numId w:val="11"/>
        </w:numPr>
        <w:jc w:val="both"/>
      </w:pPr>
      <w:r>
        <w:lastRenderedPageBreak/>
        <w:t>All connections between frontend, backend, and blockchain will use secure encryption (HTTPS + SSL/TLS).</w:t>
      </w:r>
    </w:p>
    <w:p w14:paraId="63475940" w14:textId="77777777" w:rsidR="00C6154C" w:rsidRDefault="00C6154C">
      <w:pPr>
        <w:jc w:val="both"/>
      </w:pPr>
    </w:p>
    <w:p w14:paraId="26EF27C9" w14:textId="77777777" w:rsidR="00C6154C" w:rsidRDefault="00000000">
      <w:pPr>
        <w:jc w:val="both"/>
        <w:rPr>
          <w:b/>
          <w:bCs/>
          <w:sz w:val="28"/>
          <w:szCs w:val="28"/>
        </w:rPr>
      </w:pPr>
      <w:r>
        <w:rPr>
          <w:b/>
          <w:bCs/>
          <w:sz w:val="28"/>
          <w:szCs w:val="28"/>
        </w:rPr>
        <w:t>4.6 Multi-Platform Accessibility</w:t>
      </w:r>
    </w:p>
    <w:p w14:paraId="1120FE55" w14:textId="77777777" w:rsidR="00C6154C" w:rsidRDefault="00C6154C">
      <w:pPr>
        <w:jc w:val="both"/>
      </w:pPr>
    </w:p>
    <w:p w14:paraId="47D2A458" w14:textId="77777777" w:rsidR="00C6154C" w:rsidRDefault="00000000">
      <w:pPr>
        <w:numPr>
          <w:ilvl w:val="0"/>
          <w:numId w:val="11"/>
        </w:numPr>
        <w:jc w:val="both"/>
      </w:pPr>
      <w:r>
        <w:t>The system will work on all operating systems including Windows, Linux, and macOS.</w:t>
      </w:r>
    </w:p>
    <w:p w14:paraId="442947D0" w14:textId="77777777" w:rsidR="00C6154C" w:rsidRDefault="00000000">
      <w:pPr>
        <w:numPr>
          <w:ilvl w:val="0"/>
          <w:numId w:val="11"/>
        </w:numPr>
        <w:jc w:val="both"/>
      </w:pPr>
      <w:r>
        <w:t>It will run entirely in web browsers without needing any installation.</w:t>
      </w:r>
    </w:p>
    <w:p w14:paraId="39D3AAFA" w14:textId="77777777" w:rsidR="00C6154C" w:rsidRDefault="00000000">
      <w:pPr>
        <w:numPr>
          <w:ilvl w:val="0"/>
          <w:numId w:val="11"/>
        </w:numPr>
        <w:jc w:val="both"/>
      </w:pPr>
      <w:r>
        <w:t>The frontend design will be responsive for both desktop and mobile browsers.</w:t>
      </w:r>
    </w:p>
    <w:p w14:paraId="7DB60D8F" w14:textId="77777777" w:rsidR="00C6154C" w:rsidRDefault="00C6154C">
      <w:pPr>
        <w:jc w:val="both"/>
        <w:rPr>
          <w:sz w:val="20"/>
        </w:rPr>
      </w:pPr>
    </w:p>
    <w:p w14:paraId="510267AB" w14:textId="77777777" w:rsidR="00C6154C" w:rsidRDefault="00000000">
      <w:pPr>
        <w:pStyle w:val="h1"/>
        <w:numPr>
          <w:ilvl w:val="0"/>
          <w:numId w:val="6"/>
        </w:numPr>
        <w:spacing w:after="120"/>
        <w:jc w:val="both"/>
        <w:rPr>
          <w:sz w:val="32"/>
        </w:rPr>
      </w:pPr>
      <w:bookmarkStart w:id="42" w:name="_Toc51490211"/>
      <w:r>
        <w:rPr>
          <w:sz w:val="32"/>
        </w:rPr>
        <w:t>Non-functional Requirements</w:t>
      </w:r>
      <w:bookmarkEnd w:id="42"/>
    </w:p>
    <w:p w14:paraId="42B2D03C" w14:textId="77777777" w:rsidR="00C6154C" w:rsidRDefault="00000000">
      <w:pPr>
        <w:pStyle w:val="h1"/>
        <w:jc w:val="both"/>
        <w:rPr>
          <w:rFonts w:ascii="Times New Roman" w:hAnsi="Times New Roman"/>
          <w:b w:val="0"/>
          <w:bCs/>
          <w:sz w:val="24"/>
        </w:rPr>
      </w:pPr>
      <w:bookmarkStart w:id="43" w:name="_Toc512155540"/>
      <w:r>
        <w:rPr>
          <w:rFonts w:ascii="Times New Roman" w:hAnsi="Times New Roman"/>
          <w:b w:val="0"/>
          <w:bCs/>
          <w:sz w:val="24"/>
        </w:rPr>
        <w:t xml:space="preserve">This section defines the performance, reliability, security, usability, and compatibility standards that the system must meet. These requirements ensure that the AI and Blockchain-Based Certificate Verification System </w:t>
      </w:r>
      <w:proofErr w:type="gramStart"/>
      <w:r>
        <w:rPr>
          <w:rFonts w:ascii="Times New Roman" w:hAnsi="Times New Roman"/>
          <w:b w:val="0"/>
          <w:bCs/>
          <w:sz w:val="24"/>
        </w:rPr>
        <w:t>runs</w:t>
      </w:r>
      <w:proofErr w:type="gramEnd"/>
      <w:r>
        <w:rPr>
          <w:rFonts w:ascii="Times New Roman" w:hAnsi="Times New Roman"/>
          <w:b w:val="0"/>
          <w:bCs/>
          <w:sz w:val="24"/>
        </w:rPr>
        <w:t xml:space="preserve"> efficiently, safely, and consistently under different conditions.</w:t>
      </w:r>
    </w:p>
    <w:p w14:paraId="1830813C" w14:textId="77777777" w:rsidR="00C6154C" w:rsidRDefault="00C6154C">
      <w:pPr>
        <w:pStyle w:val="h1"/>
        <w:jc w:val="both"/>
        <w:rPr>
          <w:rFonts w:ascii="Times New Roman" w:hAnsi="Times New Roman"/>
          <w:b w:val="0"/>
          <w:bCs/>
          <w:sz w:val="24"/>
        </w:rPr>
      </w:pPr>
    </w:p>
    <w:p w14:paraId="5692D1F9" w14:textId="77777777" w:rsidR="00C6154C" w:rsidRDefault="00000000">
      <w:pPr>
        <w:pStyle w:val="h1"/>
        <w:jc w:val="both"/>
        <w:rPr>
          <w:rFonts w:ascii="Times New Roman" w:hAnsi="Times New Roman"/>
          <w:szCs w:val="28"/>
        </w:rPr>
      </w:pPr>
      <w:r>
        <w:rPr>
          <w:rFonts w:ascii="Times New Roman" w:hAnsi="Times New Roman"/>
          <w:szCs w:val="28"/>
        </w:rPr>
        <w:t>5.1 System Performance</w:t>
      </w:r>
    </w:p>
    <w:p w14:paraId="6F60C5AA" w14:textId="77777777" w:rsidR="00C6154C" w:rsidRDefault="00C6154C">
      <w:pPr>
        <w:pStyle w:val="h1"/>
        <w:jc w:val="both"/>
        <w:rPr>
          <w:rFonts w:ascii="Times New Roman" w:hAnsi="Times New Roman"/>
          <w:b w:val="0"/>
          <w:bCs/>
          <w:sz w:val="24"/>
        </w:rPr>
      </w:pPr>
    </w:p>
    <w:p w14:paraId="033D4DAD" w14:textId="77777777" w:rsidR="00C6154C" w:rsidRDefault="00000000">
      <w:pPr>
        <w:pStyle w:val="h1"/>
        <w:numPr>
          <w:ilvl w:val="0"/>
          <w:numId w:val="12"/>
        </w:numPr>
        <w:jc w:val="both"/>
        <w:rPr>
          <w:rFonts w:ascii="Times New Roman" w:hAnsi="Times New Roman"/>
          <w:b w:val="0"/>
          <w:bCs/>
          <w:sz w:val="24"/>
        </w:rPr>
      </w:pPr>
      <w:r>
        <w:rPr>
          <w:rFonts w:ascii="Times New Roman" w:hAnsi="Times New Roman"/>
          <w:b w:val="0"/>
          <w:bCs/>
          <w:sz w:val="24"/>
        </w:rPr>
        <w:t>The system should complete certificate verification within seconds of upload.</w:t>
      </w:r>
    </w:p>
    <w:p w14:paraId="7A62E478" w14:textId="77777777" w:rsidR="00C6154C" w:rsidRDefault="00000000">
      <w:pPr>
        <w:pStyle w:val="h1"/>
        <w:numPr>
          <w:ilvl w:val="0"/>
          <w:numId w:val="12"/>
        </w:numPr>
        <w:jc w:val="both"/>
        <w:rPr>
          <w:rFonts w:ascii="Times New Roman" w:hAnsi="Times New Roman"/>
          <w:b w:val="0"/>
          <w:bCs/>
          <w:sz w:val="24"/>
        </w:rPr>
      </w:pPr>
      <w:r>
        <w:rPr>
          <w:rFonts w:ascii="Times New Roman" w:hAnsi="Times New Roman"/>
          <w:b w:val="0"/>
          <w:bCs/>
          <w:sz w:val="24"/>
        </w:rPr>
        <w:t>OCR and hashing will be optimized to run quickly and smoothly.</w:t>
      </w:r>
    </w:p>
    <w:p w14:paraId="721EFA32" w14:textId="77777777" w:rsidR="00C6154C" w:rsidRDefault="00000000">
      <w:pPr>
        <w:pStyle w:val="h1"/>
        <w:numPr>
          <w:ilvl w:val="0"/>
          <w:numId w:val="12"/>
        </w:numPr>
        <w:jc w:val="both"/>
        <w:rPr>
          <w:rFonts w:ascii="Times New Roman" w:hAnsi="Times New Roman"/>
          <w:b w:val="0"/>
          <w:bCs/>
          <w:sz w:val="24"/>
        </w:rPr>
      </w:pPr>
      <w:r>
        <w:rPr>
          <w:rFonts w:ascii="Times New Roman" w:hAnsi="Times New Roman"/>
          <w:b w:val="0"/>
          <w:bCs/>
          <w:sz w:val="24"/>
        </w:rPr>
        <w:t>Web pages should load in less than five seconds on a normal connection.</w:t>
      </w:r>
    </w:p>
    <w:p w14:paraId="1EC6EACC" w14:textId="77777777" w:rsidR="00C6154C" w:rsidRDefault="00000000">
      <w:pPr>
        <w:pStyle w:val="h1"/>
        <w:numPr>
          <w:ilvl w:val="0"/>
          <w:numId w:val="12"/>
        </w:numPr>
        <w:jc w:val="both"/>
        <w:rPr>
          <w:rFonts w:ascii="Times New Roman" w:hAnsi="Times New Roman"/>
          <w:b w:val="0"/>
          <w:bCs/>
          <w:sz w:val="24"/>
        </w:rPr>
      </w:pPr>
      <w:r>
        <w:rPr>
          <w:rFonts w:ascii="Times New Roman" w:hAnsi="Times New Roman"/>
          <w:b w:val="0"/>
          <w:bCs/>
          <w:sz w:val="24"/>
        </w:rPr>
        <w:t>The backend should handle multiple requests at once without crashing or losing data.</w:t>
      </w:r>
    </w:p>
    <w:p w14:paraId="69063B1A" w14:textId="77777777" w:rsidR="00C6154C" w:rsidRDefault="00C6154C">
      <w:pPr>
        <w:pStyle w:val="h1"/>
        <w:jc w:val="both"/>
        <w:rPr>
          <w:rFonts w:ascii="Times New Roman" w:hAnsi="Times New Roman"/>
          <w:b w:val="0"/>
          <w:bCs/>
          <w:sz w:val="24"/>
        </w:rPr>
      </w:pPr>
    </w:p>
    <w:p w14:paraId="70308C43" w14:textId="77777777" w:rsidR="00C6154C" w:rsidRDefault="00000000">
      <w:pPr>
        <w:pStyle w:val="h1"/>
        <w:jc w:val="both"/>
        <w:rPr>
          <w:rFonts w:ascii="Times New Roman" w:hAnsi="Times New Roman"/>
          <w:szCs w:val="28"/>
        </w:rPr>
      </w:pPr>
      <w:r>
        <w:rPr>
          <w:rFonts w:ascii="Times New Roman" w:hAnsi="Times New Roman"/>
          <w:szCs w:val="28"/>
        </w:rPr>
        <w:t>5.2 Reliability and Stability</w:t>
      </w:r>
    </w:p>
    <w:p w14:paraId="2F6EF58B" w14:textId="77777777" w:rsidR="00C6154C" w:rsidRDefault="00C6154C">
      <w:pPr>
        <w:pStyle w:val="h1"/>
        <w:jc w:val="both"/>
        <w:rPr>
          <w:rFonts w:ascii="Times New Roman" w:hAnsi="Times New Roman"/>
          <w:b w:val="0"/>
          <w:bCs/>
          <w:sz w:val="24"/>
        </w:rPr>
      </w:pPr>
    </w:p>
    <w:p w14:paraId="358E0106" w14:textId="77777777" w:rsidR="00C6154C" w:rsidRDefault="00000000">
      <w:pPr>
        <w:pStyle w:val="h1"/>
        <w:numPr>
          <w:ilvl w:val="0"/>
          <w:numId w:val="13"/>
        </w:numPr>
        <w:jc w:val="both"/>
        <w:rPr>
          <w:rFonts w:ascii="Times New Roman" w:hAnsi="Times New Roman"/>
          <w:b w:val="0"/>
          <w:bCs/>
          <w:sz w:val="24"/>
        </w:rPr>
      </w:pPr>
      <w:r>
        <w:rPr>
          <w:rFonts w:ascii="Times New Roman" w:hAnsi="Times New Roman"/>
          <w:b w:val="0"/>
          <w:bCs/>
          <w:sz w:val="24"/>
        </w:rPr>
        <w:t>The system should be up and running at least 95% of the time.</w:t>
      </w:r>
    </w:p>
    <w:p w14:paraId="39D18654" w14:textId="77777777" w:rsidR="00C6154C" w:rsidRDefault="00000000">
      <w:pPr>
        <w:pStyle w:val="h1"/>
        <w:numPr>
          <w:ilvl w:val="0"/>
          <w:numId w:val="13"/>
        </w:numPr>
        <w:jc w:val="both"/>
        <w:rPr>
          <w:rFonts w:ascii="Times New Roman" w:hAnsi="Times New Roman"/>
          <w:b w:val="0"/>
          <w:bCs/>
          <w:sz w:val="24"/>
        </w:rPr>
      </w:pPr>
      <w:r>
        <w:rPr>
          <w:rFonts w:ascii="Times New Roman" w:hAnsi="Times New Roman"/>
          <w:b w:val="0"/>
          <w:bCs/>
          <w:sz w:val="24"/>
        </w:rPr>
        <w:t>It will be tested for stable performance with multiple users at once.</w:t>
      </w:r>
    </w:p>
    <w:p w14:paraId="62B1BE4B" w14:textId="77777777" w:rsidR="00C6154C" w:rsidRDefault="00C6154C">
      <w:pPr>
        <w:pStyle w:val="h1"/>
        <w:jc w:val="both"/>
        <w:rPr>
          <w:rFonts w:ascii="Times New Roman" w:hAnsi="Times New Roman"/>
          <w:b w:val="0"/>
          <w:bCs/>
          <w:sz w:val="24"/>
        </w:rPr>
      </w:pPr>
    </w:p>
    <w:p w14:paraId="4A2E6422" w14:textId="77777777" w:rsidR="00C6154C" w:rsidRDefault="00000000">
      <w:pPr>
        <w:pStyle w:val="h1"/>
        <w:jc w:val="both"/>
        <w:rPr>
          <w:rFonts w:ascii="Times New Roman" w:hAnsi="Times New Roman"/>
          <w:szCs w:val="28"/>
        </w:rPr>
      </w:pPr>
      <w:r>
        <w:rPr>
          <w:rFonts w:ascii="Times New Roman" w:hAnsi="Times New Roman"/>
          <w:szCs w:val="28"/>
        </w:rPr>
        <w:t>5.3 Data Safety</w:t>
      </w:r>
    </w:p>
    <w:p w14:paraId="5ECE5265" w14:textId="77777777" w:rsidR="00C6154C" w:rsidRDefault="00C6154C">
      <w:pPr>
        <w:pStyle w:val="h1"/>
        <w:jc w:val="both"/>
        <w:rPr>
          <w:rFonts w:ascii="Times New Roman" w:hAnsi="Times New Roman"/>
          <w:b w:val="0"/>
          <w:bCs/>
          <w:sz w:val="24"/>
        </w:rPr>
      </w:pPr>
    </w:p>
    <w:p w14:paraId="3D520C59" w14:textId="77777777" w:rsidR="00C6154C" w:rsidRDefault="00000000">
      <w:pPr>
        <w:pStyle w:val="h1"/>
        <w:numPr>
          <w:ilvl w:val="0"/>
          <w:numId w:val="14"/>
        </w:numPr>
        <w:jc w:val="both"/>
        <w:rPr>
          <w:rFonts w:ascii="Times New Roman" w:hAnsi="Times New Roman"/>
          <w:b w:val="0"/>
          <w:bCs/>
          <w:sz w:val="24"/>
        </w:rPr>
      </w:pPr>
      <w:r>
        <w:rPr>
          <w:rFonts w:ascii="Times New Roman" w:hAnsi="Times New Roman"/>
          <w:b w:val="0"/>
          <w:bCs/>
          <w:sz w:val="24"/>
        </w:rPr>
        <w:t>Uploaded certificates will be deleted automatically after verification.</w:t>
      </w:r>
    </w:p>
    <w:p w14:paraId="4DD78B86" w14:textId="77777777" w:rsidR="00C6154C" w:rsidRDefault="00000000">
      <w:pPr>
        <w:pStyle w:val="h1"/>
        <w:numPr>
          <w:ilvl w:val="0"/>
          <w:numId w:val="14"/>
        </w:numPr>
        <w:jc w:val="both"/>
        <w:rPr>
          <w:rFonts w:ascii="Times New Roman" w:hAnsi="Times New Roman"/>
          <w:b w:val="0"/>
          <w:bCs/>
          <w:sz w:val="24"/>
        </w:rPr>
      </w:pPr>
      <w:r>
        <w:rPr>
          <w:rFonts w:ascii="Times New Roman" w:hAnsi="Times New Roman"/>
          <w:b w:val="0"/>
          <w:bCs/>
          <w:sz w:val="24"/>
        </w:rPr>
        <w:t>Dangerous file formats won’t be accepted.</w:t>
      </w:r>
    </w:p>
    <w:p w14:paraId="1B852CE5" w14:textId="77777777" w:rsidR="00C6154C" w:rsidRDefault="00000000">
      <w:pPr>
        <w:pStyle w:val="h1"/>
        <w:numPr>
          <w:ilvl w:val="0"/>
          <w:numId w:val="14"/>
        </w:numPr>
        <w:jc w:val="both"/>
        <w:rPr>
          <w:rFonts w:ascii="Times New Roman" w:hAnsi="Times New Roman"/>
          <w:b w:val="0"/>
          <w:bCs/>
          <w:sz w:val="24"/>
        </w:rPr>
      </w:pPr>
      <w:r>
        <w:rPr>
          <w:rFonts w:ascii="Times New Roman" w:hAnsi="Times New Roman"/>
          <w:b w:val="0"/>
          <w:bCs/>
          <w:sz w:val="24"/>
        </w:rPr>
        <w:t>All uploaded data will be scanned for viruses or tampering.</w:t>
      </w:r>
    </w:p>
    <w:p w14:paraId="59722ED2" w14:textId="77777777" w:rsidR="00C6154C" w:rsidRDefault="00000000">
      <w:pPr>
        <w:pStyle w:val="h1"/>
        <w:numPr>
          <w:ilvl w:val="0"/>
          <w:numId w:val="14"/>
        </w:numPr>
        <w:jc w:val="both"/>
        <w:rPr>
          <w:rFonts w:ascii="Times New Roman" w:hAnsi="Times New Roman"/>
          <w:b w:val="0"/>
          <w:bCs/>
          <w:sz w:val="24"/>
        </w:rPr>
      </w:pPr>
      <w:r>
        <w:rPr>
          <w:rFonts w:ascii="Times New Roman" w:hAnsi="Times New Roman"/>
          <w:b w:val="0"/>
          <w:bCs/>
          <w:sz w:val="24"/>
        </w:rPr>
        <w:t>Only administrators can access sensitive functions.</w:t>
      </w:r>
    </w:p>
    <w:p w14:paraId="7A738D8F" w14:textId="77777777" w:rsidR="00C6154C" w:rsidRDefault="00000000">
      <w:pPr>
        <w:pStyle w:val="h1"/>
        <w:numPr>
          <w:ilvl w:val="0"/>
          <w:numId w:val="14"/>
        </w:numPr>
        <w:jc w:val="both"/>
        <w:rPr>
          <w:rFonts w:ascii="Times New Roman" w:hAnsi="Times New Roman"/>
          <w:b w:val="0"/>
          <w:bCs/>
          <w:sz w:val="24"/>
        </w:rPr>
      </w:pPr>
      <w:r>
        <w:rPr>
          <w:rFonts w:ascii="Times New Roman" w:hAnsi="Times New Roman"/>
          <w:b w:val="0"/>
          <w:bCs/>
          <w:sz w:val="24"/>
        </w:rPr>
        <w:t>Blockchain entries can’t be changed or corrupted once confirmed.</w:t>
      </w:r>
    </w:p>
    <w:p w14:paraId="6E340A01" w14:textId="77777777" w:rsidR="00C6154C" w:rsidRDefault="00C6154C">
      <w:pPr>
        <w:pStyle w:val="h1"/>
        <w:jc w:val="both"/>
        <w:rPr>
          <w:rFonts w:ascii="Times New Roman" w:hAnsi="Times New Roman"/>
          <w:b w:val="0"/>
          <w:bCs/>
          <w:sz w:val="24"/>
        </w:rPr>
      </w:pPr>
    </w:p>
    <w:p w14:paraId="47666E93" w14:textId="77777777" w:rsidR="00C6154C" w:rsidRDefault="00000000">
      <w:pPr>
        <w:pStyle w:val="h1"/>
        <w:jc w:val="both"/>
        <w:rPr>
          <w:rFonts w:ascii="Times New Roman" w:hAnsi="Times New Roman"/>
          <w:szCs w:val="28"/>
        </w:rPr>
      </w:pPr>
      <w:r>
        <w:rPr>
          <w:rFonts w:ascii="Times New Roman" w:hAnsi="Times New Roman"/>
          <w:szCs w:val="28"/>
        </w:rPr>
        <w:t>5.4 Security and Privacy</w:t>
      </w:r>
    </w:p>
    <w:p w14:paraId="18428AAE" w14:textId="77777777" w:rsidR="00C6154C" w:rsidRDefault="00C6154C">
      <w:pPr>
        <w:pStyle w:val="h1"/>
        <w:jc w:val="both"/>
        <w:rPr>
          <w:rFonts w:ascii="Times New Roman" w:hAnsi="Times New Roman"/>
          <w:b w:val="0"/>
          <w:bCs/>
          <w:sz w:val="24"/>
        </w:rPr>
      </w:pPr>
    </w:p>
    <w:p w14:paraId="5038AC5B"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All communication will use secure HTTPS connections with SSL/TLS encryption.</w:t>
      </w:r>
    </w:p>
    <w:p w14:paraId="31A93F28"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User passwords will be hashed with SHA-256 and never stored as plain text.</w:t>
      </w:r>
    </w:p>
    <w:p w14:paraId="26870B49"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JSON Web Tokens (JWT) will handle secure logins and sessions.</w:t>
      </w:r>
    </w:p>
    <w:p w14:paraId="7BC67338"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Only verified institutions will have permission to upload certificates.</w:t>
      </w:r>
    </w:p>
    <w:p w14:paraId="17FC9BFD"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No personal data will be written to the blockchain—only hash values.</w:t>
      </w:r>
    </w:p>
    <w:p w14:paraId="3C7ED6CA" w14:textId="77777777" w:rsidR="00C6154C" w:rsidRDefault="00000000">
      <w:pPr>
        <w:pStyle w:val="h1"/>
        <w:numPr>
          <w:ilvl w:val="0"/>
          <w:numId w:val="15"/>
        </w:numPr>
        <w:jc w:val="both"/>
        <w:rPr>
          <w:rFonts w:ascii="Times New Roman" w:hAnsi="Times New Roman"/>
          <w:b w:val="0"/>
          <w:bCs/>
          <w:sz w:val="24"/>
        </w:rPr>
      </w:pPr>
      <w:r>
        <w:rPr>
          <w:rFonts w:ascii="Times New Roman" w:hAnsi="Times New Roman"/>
          <w:b w:val="0"/>
          <w:bCs/>
          <w:sz w:val="24"/>
        </w:rPr>
        <w:t>Input fields will be validated to block common web attacks like SQL injection or XSS.</w:t>
      </w:r>
    </w:p>
    <w:p w14:paraId="3CF4B6AA" w14:textId="77777777" w:rsidR="00C6154C" w:rsidRDefault="00C6154C">
      <w:pPr>
        <w:pStyle w:val="h1"/>
        <w:jc w:val="both"/>
        <w:rPr>
          <w:rFonts w:ascii="Times New Roman" w:hAnsi="Times New Roman"/>
          <w:b w:val="0"/>
          <w:bCs/>
          <w:sz w:val="24"/>
        </w:rPr>
      </w:pPr>
    </w:p>
    <w:p w14:paraId="2BADBF51" w14:textId="77777777" w:rsidR="00C6154C" w:rsidRDefault="00000000">
      <w:pPr>
        <w:pStyle w:val="h1"/>
        <w:jc w:val="both"/>
        <w:rPr>
          <w:rFonts w:ascii="Times New Roman" w:hAnsi="Times New Roman"/>
          <w:szCs w:val="28"/>
        </w:rPr>
      </w:pPr>
      <w:r>
        <w:rPr>
          <w:rFonts w:ascii="Times New Roman" w:hAnsi="Times New Roman"/>
          <w:szCs w:val="28"/>
        </w:rPr>
        <w:t>5.5 User Experience</w:t>
      </w:r>
    </w:p>
    <w:p w14:paraId="2CBE09F2" w14:textId="77777777" w:rsidR="00C6154C" w:rsidRDefault="00C6154C">
      <w:pPr>
        <w:pStyle w:val="h1"/>
        <w:jc w:val="both"/>
        <w:rPr>
          <w:rFonts w:ascii="Times New Roman" w:hAnsi="Times New Roman"/>
          <w:b w:val="0"/>
          <w:bCs/>
          <w:sz w:val="24"/>
        </w:rPr>
      </w:pPr>
    </w:p>
    <w:p w14:paraId="2414FA05" w14:textId="77777777" w:rsidR="00C6154C" w:rsidRDefault="00000000">
      <w:pPr>
        <w:pStyle w:val="h1"/>
        <w:numPr>
          <w:ilvl w:val="0"/>
          <w:numId w:val="16"/>
        </w:numPr>
        <w:jc w:val="both"/>
        <w:rPr>
          <w:rFonts w:ascii="Times New Roman" w:hAnsi="Times New Roman"/>
          <w:b w:val="0"/>
          <w:bCs/>
          <w:sz w:val="24"/>
        </w:rPr>
      </w:pPr>
      <w:r>
        <w:rPr>
          <w:rFonts w:ascii="Times New Roman" w:hAnsi="Times New Roman"/>
          <w:b w:val="0"/>
          <w:bCs/>
          <w:sz w:val="24"/>
        </w:rPr>
        <w:lastRenderedPageBreak/>
        <w:t>The interface will be clean and easy to follow for non-technical users.</w:t>
      </w:r>
    </w:p>
    <w:p w14:paraId="2AA28653" w14:textId="77777777" w:rsidR="00C6154C" w:rsidRDefault="00000000">
      <w:pPr>
        <w:pStyle w:val="h1"/>
        <w:numPr>
          <w:ilvl w:val="0"/>
          <w:numId w:val="16"/>
        </w:numPr>
        <w:jc w:val="both"/>
        <w:rPr>
          <w:rFonts w:ascii="Times New Roman" w:hAnsi="Times New Roman"/>
          <w:b w:val="0"/>
          <w:bCs/>
          <w:sz w:val="24"/>
        </w:rPr>
      </w:pPr>
      <w:r>
        <w:rPr>
          <w:rFonts w:ascii="Times New Roman" w:hAnsi="Times New Roman"/>
          <w:b w:val="0"/>
          <w:bCs/>
          <w:sz w:val="24"/>
        </w:rPr>
        <w:t>The verification process will include simple on-screen steps and progress updates.</w:t>
      </w:r>
    </w:p>
    <w:p w14:paraId="6B24891E" w14:textId="77777777" w:rsidR="00C6154C" w:rsidRDefault="00000000">
      <w:pPr>
        <w:pStyle w:val="h1"/>
        <w:numPr>
          <w:ilvl w:val="0"/>
          <w:numId w:val="16"/>
        </w:numPr>
        <w:jc w:val="both"/>
        <w:rPr>
          <w:rFonts w:ascii="Times New Roman" w:hAnsi="Times New Roman"/>
          <w:b w:val="0"/>
          <w:bCs/>
          <w:sz w:val="24"/>
        </w:rPr>
      </w:pPr>
      <w:r>
        <w:rPr>
          <w:rFonts w:ascii="Times New Roman" w:hAnsi="Times New Roman"/>
          <w:b w:val="0"/>
          <w:bCs/>
          <w:sz w:val="24"/>
        </w:rPr>
        <w:t>All notifications and error messages will be written in plain, clear language.</w:t>
      </w:r>
    </w:p>
    <w:p w14:paraId="2A3C6646" w14:textId="77777777" w:rsidR="00C6154C" w:rsidRDefault="00C6154C">
      <w:pPr>
        <w:pStyle w:val="h1"/>
        <w:jc w:val="both"/>
        <w:rPr>
          <w:rFonts w:ascii="Times New Roman" w:hAnsi="Times New Roman"/>
          <w:b w:val="0"/>
          <w:bCs/>
          <w:sz w:val="24"/>
        </w:rPr>
      </w:pPr>
    </w:p>
    <w:p w14:paraId="01674E34" w14:textId="77777777" w:rsidR="00C6154C" w:rsidRDefault="00C6154C">
      <w:pPr>
        <w:pStyle w:val="h1"/>
        <w:jc w:val="both"/>
        <w:rPr>
          <w:rFonts w:ascii="Times New Roman" w:hAnsi="Times New Roman"/>
          <w:b w:val="0"/>
          <w:bCs/>
          <w:sz w:val="24"/>
        </w:rPr>
      </w:pPr>
    </w:p>
    <w:p w14:paraId="592AA0AE" w14:textId="31838C69" w:rsidR="00C6154C" w:rsidRDefault="00000000">
      <w:pPr>
        <w:pStyle w:val="h1"/>
        <w:jc w:val="both"/>
        <w:rPr>
          <w:rFonts w:ascii="Times New Roman" w:hAnsi="Times New Roman"/>
          <w:szCs w:val="28"/>
        </w:rPr>
      </w:pPr>
      <w:r>
        <w:rPr>
          <w:rFonts w:ascii="Times New Roman" w:hAnsi="Times New Roman"/>
          <w:szCs w:val="28"/>
        </w:rPr>
        <w:t>5.</w:t>
      </w:r>
      <w:r w:rsidR="009226FC">
        <w:rPr>
          <w:rFonts w:ascii="Times New Roman" w:hAnsi="Times New Roman"/>
          <w:szCs w:val="28"/>
        </w:rPr>
        <w:t>6</w:t>
      </w:r>
      <w:r>
        <w:rPr>
          <w:rFonts w:ascii="Times New Roman" w:hAnsi="Times New Roman"/>
          <w:szCs w:val="28"/>
        </w:rPr>
        <w:t xml:space="preserve"> Accuracy and Validation</w:t>
      </w:r>
    </w:p>
    <w:p w14:paraId="493D0F36" w14:textId="77777777" w:rsidR="00C6154C" w:rsidRDefault="00C6154C">
      <w:pPr>
        <w:pStyle w:val="h1"/>
        <w:jc w:val="both"/>
        <w:rPr>
          <w:rFonts w:ascii="Times New Roman" w:hAnsi="Times New Roman"/>
          <w:b w:val="0"/>
          <w:bCs/>
          <w:sz w:val="24"/>
        </w:rPr>
      </w:pPr>
    </w:p>
    <w:p w14:paraId="558B6B0B" w14:textId="77777777" w:rsidR="00C6154C" w:rsidRDefault="00000000">
      <w:pPr>
        <w:pStyle w:val="h1"/>
        <w:numPr>
          <w:ilvl w:val="0"/>
          <w:numId w:val="18"/>
        </w:numPr>
        <w:jc w:val="both"/>
        <w:rPr>
          <w:rFonts w:ascii="Times New Roman" w:hAnsi="Times New Roman"/>
          <w:b w:val="0"/>
          <w:bCs/>
          <w:sz w:val="24"/>
        </w:rPr>
      </w:pPr>
      <w:r>
        <w:rPr>
          <w:rFonts w:ascii="Times New Roman" w:hAnsi="Times New Roman"/>
          <w:b w:val="0"/>
          <w:bCs/>
          <w:sz w:val="24"/>
        </w:rPr>
        <w:t>OCR results will target at least 90% accuracy for English text.</w:t>
      </w:r>
    </w:p>
    <w:p w14:paraId="65C0B597" w14:textId="77777777" w:rsidR="00C6154C" w:rsidRDefault="00000000">
      <w:pPr>
        <w:pStyle w:val="h1"/>
        <w:numPr>
          <w:ilvl w:val="0"/>
          <w:numId w:val="18"/>
        </w:numPr>
        <w:jc w:val="both"/>
        <w:rPr>
          <w:rFonts w:ascii="Times New Roman" w:hAnsi="Times New Roman"/>
          <w:b w:val="0"/>
          <w:bCs/>
          <w:sz w:val="24"/>
        </w:rPr>
      </w:pPr>
      <w:r>
        <w:rPr>
          <w:rFonts w:ascii="Times New Roman" w:hAnsi="Times New Roman"/>
          <w:b w:val="0"/>
          <w:bCs/>
          <w:sz w:val="24"/>
        </w:rPr>
        <w:t>AI will recheck extracted information before generating hashes.</w:t>
      </w:r>
    </w:p>
    <w:p w14:paraId="4A5A70AA" w14:textId="77777777" w:rsidR="00C6154C" w:rsidRDefault="00000000">
      <w:pPr>
        <w:pStyle w:val="h1"/>
        <w:numPr>
          <w:ilvl w:val="0"/>
          <w:numId w:val="18"/>
        </w:numPr>
        <w:jc w:val="both"/>
        <w:rPr>
          <w:rFonts w:ascii="Times New Roman" w:hAnsi="Times New Roman"/>
          <w:b w:val="0"/>
          <w:bCs/>
          <w:sz w:val="24"/>
        </w:rPr>
      </w:pPr>
      <w:r>
        <w:rPr>
          <w:rFonts w:ascii="Times New Roman" w:hAnsi="Times New Roman"/>
          <w:b w:val="0"/>
          <w:bCs/>
          <w:sz w:val="24"/>
        </w:rPr>
        <w:t>All main details (name, ID, and course) must match before verification is marked as “authentic.”</w:t>
      </w:r>
    </w:p>
    <w:p w14:paraId="67321368" w14:textId="77777777" w:rsidR="00C6154C" w:rsidRDefault="00C6154C">
      <w:pPr>
        <w:pStyle w:val="h1"/>
        <w:jc w:val="both"/>
        <w:rPr>
          <w:rFonts w:ascii="Times New Roman" w:hAnsi="Times New Roman"/>
          <w:b w:val="0"/>
          <w:bCs/>
          <w:sz w:val="24"/>
        </w:rPr>
      </w:pPr>
    </w:p>
    <w:p w14:paraId="1FC4EAF3" w14:textId="23BF7496" w:rsidR="00C6154C" w:rsidRDefault="00000000">
      <w:pPr>
        <w:pStyle w:val="h1"/>
        <w:jc w:val="both"/>
        <w:rPr>
          <w:rFonts w:ascii="Times New Roman" w:hAnsi="Times New Roman"/>
          <w:szCs w:val="28"/>
        </w:rPr>
      </w:pPr>
      <w:r>
        <w:rPr>
          <w:rFonts w:ascii="Times New Roman" w:hAnsi="Times New Roman"/>
          <w:szCs w:val="28"/>
        </w:rPr>
        <w:t>5.</w:t>
      </w:r>
      <w:r w:rsidR="009226FC">
        <w:rPr>
          <w:rFonts w:ascii="Times New Roman" w:hAnsi="Times New Roman"/>
          <w:szCs w:val="28"/>
        </w:rPr>
        <w:t>7</w:t>
      </w:r>
      <w:r>
        <w:rPr>
          <w:rFonts w:ascii="Times New Roman" w:hAnsi="Times New Roman"/>
          <w:szCs w:val="28"/>
        </w:rPr>
        <w:t xml:space="preserve"> Legal and Ethical Compliance</w:t>
      </w:r>
    </w:p>
    <w:p w14:paraId="771BE49F" w14:textId="77777777" w:rsidR="00C6154C" w:rsidRDefault="00C6154C">
      <w:pPr>
        <w:pStyle w:val="h1"/>
        <w:jc w:val="both"/>
        <w:rPr>
          <w:rFonts w:ascii="Times New Roman" w:hAnsi="Times New Roman"/>
          <w:b w:val="0"/>
          <w:bCs/>
          <w:sz w:val="24"/>
        </w:rPr>
      </w:pPr>
    </w:p>
    <w:p w14:paraId="47691983" w14:textId="77777777" w:rsidR="00C6154C" w:rsidRDefault="00000000">
      <w:pPr>
        <w:pStyle w:val="h1"/>
        <w:numPr>
          <w:ilvl w:val="0"/>
          <w:numId w:val="19"/>
        </w:numPr>
        <w:jc w:val="both"/>
        <w:rPr>
          <w:rFonts w:ascii="Times New Roman" w:hAnsi="Times New Roman"/>
          <w:b w:val="0"/>
          <w:bCs/>
          <w:sz w:val="24"/>
        </w:rPr>
      </w:pPr>
      <w:r>
        <w:rPr>
          <w:rFonts w:ascii="Times New Roman" w:hAnsi="Times New Roman"/>
          <w:b w:val="0"/>
          <w:bCs/>
          <w:sz w:val="24"/>
        </w:rPr>
        <w:t>The system will follow Pakistani data protection and privacy standards.</w:t>
      </w:r>
    </w:p>
    <w:p w14:paraId="5C571C2D" w14:textId="77777777" w:rsidR="00C6154C" w:rsidRDefault="00000000">
      <w:pPr>
        <w:pStyle w:val="h1"/>
        <w:numPr>
          <w:ilvl w:val="0"/>
          <w:numId w:val="19"/>
        </w:numPr>
        <w:jc w:val="both"/>
        <w:rPr>
          <w:rFonts w:ascii="Times New Roman" w:hAnsi="Times New Roman"/>
          <w:b w:val="0"/>
          <w:bCs/>
          <w:sz w:val="24"/>
        </w:rPr>
      </w:pPr>
      <w:r>
        <w:rPr>
          <w:rFonts w:ascii="Times New Roman" w:hAnsi="Times New Roman"/>
          <w:b w:val="0"/>
          <w:bCs/>
          <w:sz w:val="24"/>
        </w:rPr>
        <w:t>Institutions must be verified before uploading official records.</w:t>
      </w:r>
    </w:p>
    <w:p w14:paraId="01BA3E61" w14:textId="77777777" w:rsidR="00C6154C" w:rsidRDefault="00000000">
      <w:pPr>
        <w:pStyle w:val="h1"/>
        <w:numPr>
          <w:ilvl w:val="0"/>
          <w:numId w:val="19"/>
        </w:numPr>
        <w:jc w:val="both"/>
        <w:rPr>
          <w:rFonts w:ascii="Times New Roman" w:hAnsi="Times New Roman"/>
          <w:b w:val="0"/>
          <w:bCs/>
          <w:sz w:val="24"/>
        </w:rPr>
      </w:pPr>
      <w:r>
        <w:rPr>
          <w:rFonts w:ascii="Times New Roman" w:hAnsi="Times New Roman"/>
          <w:b w:val="0"/>
          <w:bCs/>
          <w:sz w:val="24"/>
        </w:rPr>
        <w:t>Smart contracts will follow Ethereum’s security guidelines.</w:t>
      </w:r>
    </w:p>
    <w:p w14:paraId="6D65A387" w14:textId="77777777" w:rsidR="00C6154C" w:rsidRDefault="00000000">
      <w:pPr>
        <w:pStyle w:val="h1"/>
        <w:numPr>
          <w:ilvl w:val="0"/>
          <w:numId w:val="19"/>
        </w:numPr>
        <w:jc w:val="both"/>
        <w:rPr>
          <w:rFonts w:ascii="Times New Roman" w:hAnsi="Times New Roman"/>
          <w:b w:val="0"/>
          <w:bCs/>
          <w:sz w:val="24"/>
        </w:rPr>
      </w:pPr>
      <w:r>
        <w:rPr>
          <w:rFonts w:ascii="Times New Roman" w:hAnsi="Times New Roman"/>
          <w:b w:val="0"/>
          <w:bCs/>
          <w:sz w:val="24"/>
        </w:rPr>
        <w:t>The system will include a disclaimer noting that results depend on genuine data from institutions.</w:t>
      </w:r>
    </w:p>
    <w:p w14:paraId="03CDF55D" w14:textId="77777777" w:rsidR="00C6154C" w:rsidRDefault="00C6154C">
      <w:pPr>
        <w:pStyle w:val="h1"/>
        <w:jc w:val="both"/>
        <w:rPr>
          <w:rFonts w:ascii="Times New Roman" w:hAnsi="Times New Roman"/>
          <w:b w:val="0"/>
          <w:bCs/>
          <w:sz w:val="24"/>
        </w:rPr>
      </w:pPr>
    </w:p>
    <w:p w14:paraId="2D174E5B" w14:textId="2701D8BB" w:rsidR="00C6154C" w:rsidRDefault="00000000">
      <w:pPr>
        <w:pStyle w:val="h1"/>
        <w:jc w:val="both"/>
        <w:rPr>
          <w:rFonts w:ascii="Times New Roman" w:hAnsi="Times New Roman"/>
          <w:szCs w:val="28"/>
        </w:rPr>
      </w:pPr>
      <w:r>
        <w:rPr>
          <w:rFonts w:ascii="Times New Roman" w:hAnsi="Times New Roman"/>
          <w:szCs w:val="28"/>
        </w:rPr>
        <w:t>5.</w:t>
      </w:r>
      <w:r w:rsidR="009226FC">
        <w:rPr>
          <w:rFonts w:ascii="Times New Roman" w:hAnsi="Times New Roman"/>
          <w:szCs w:val="28"/>
        </w:rPr>
        <w:t>8</w:t>
      </w:r>
      <w:r>
        <w:rPr>
          <w:rFonts w:ascii="Times New Roman" w:hAnsi="Times New Roman"/>
          <w:szCs w:val="28"/>
        </w:rPr>
        <w:t xml:space="preserve"> Platform Compatibility</w:t>
      </w:r>
    </w:p>
    <w:p w14:paraId="080CF71A" w14:textId="77777777" w:rsidR="00C6154C" w:rsidRDefault="00C6154C">
      <w:pPr>
        <w:pStyle w:val="h1"/>
        <w:jc w:val="both"/>
        <w:rPr>
          <w:rFonts w:ascii="Times New Roman" w:hAnsi="Times New Roman"/>
          <w:b w:val="0"/>
          <w:bCs/>
          <w:sz w:val="24"/>
        </w:rPr>
      </w:pPr>
    </w:p>
    <w:p w14:paraId="222CE2CC" w14:textId="77777777" w:rsidR="00C6154C" w:rsidRDefault="00000000">
      <w:pPr>
        <w:pStyle w:val="h1"/>
        <w:numPr>
          <w:ilvl w:val="0"/>
          <w:numId w:val="20"/>
        </w:numPr>
        <w:jc w:val="both"/>
        <w:rPr>
          <w:rFonts w:ascii="Times New Roman" w:hAnsi="Times New Roman"/>
          <w:b w:val="0"/>
          <w:bCs/>
          <w:sz w:val="24"/>
        </w:rPr>
      </w:pPr>
      <w:r>
        <w:rPr>
          <w:rFonts w:ascii="Times New Roman" w:hAnsi="Times New Roman"/>
          <w:b w:val="0"/>
          <w:bCs/>
          <w:sz w:val="24"/>
        </w:rPr>
        <w:t>Compatible with all major browsers (Chrome, Firefox, Safari, Edge).</w:t>
      </w:r>
    </w:p>
    <w:p w14:paraId="14D124A5" w14:textId="77777777" w:rsidR="00C6154C" w:rsidRDefault="00000000">
      <w:pPr>
        <w:pStyle w:val="h1"/>
        <w:numPr>
          <w:ilvl w:val="0"/>
          <w:numId w:val="20"/>
        </w:numPr>
        <w:jc w:val="both"/>
        <w:rPr>
          <w:rFonts w:ascii="Times New Roman" w:hAnsi="Times New Roman"/>
          <w:b w:val="0"/>
          <w:bCs/>
          <w:sz w:val="24"/>
        </w:rPr>
      </w:pPr>
      <w:r>
        <w:rPr>
          <w:rFonts w:ascii="Times New Roman" w:hAnsi="Times New Roman"/>
          <w:b w:val="0"/>
          <w:bCs/>
          <w:sz w:val="24"/>
        </w:rPr>
        <w:t>Works across Windows, macOS, and Linux operating systems.</w:t>
      </w:r>
    </w:p>
    <w:p w14:paraId="31A1B1CF" w14:textId="77777777" w:rsidR="00C6154C" w:rsidRDefault="00000000">
      <w:pPr>
        <w:pStyle w:val="h1"/>
        <w:numPr>
          <w:ilvl w:val="0"/>
          <w:numId w:val="20"/>
        </w:numPr>
        <w:jc w:val="both"/>
        <w:rPr>
          <w:rFonts w:ascii="Times New Roman" w:hAnsi="Times New Roman"/>
          <w:b w:val="0"/>
          <w:bCs/>
          <w:sz w:val="24"/>
        </w:rPr>
      </w:pPr>
      <w:r>
        <w:rPr>
          <w:rFonts w:ascii="Times New Roman" w:hAnsi="Times New Roman"/>
          <w:b w:val="0"/>
          <w:bCs/>
          <w:sz w:val="24"/>
        </w:rPr>
        <w:t>Mobile-friendly design for Android and iOS browsers.</w:t>
      </w:r>
    </w:p>
    <w:p w14:paraId="073D21FE" w14:textId="77777777" w:rsidR="00C6154C" w:rsidRDefault="00C6154C">
      <w:pPr>
        <w:pStyle w:val="h1"/>
        <w:jc w:val="both"/>
      </w:pPr>
    </w:p>
    <w:p w14:paraId="174FCD1A" w14:textId="77777777" w:rsidR="00C6154C" w:rsidRDefault="00000000">
      <w:pPr>
        <w:pStyle w:val="h1"/>
        <w:numPr>
          <w:ilvl w:val="0"/>
          <w:numId w:val="6"/>
        </w:numPr>
        <w:spacing w:after="120"/>
        <w:ind w:left="389" w:hanging="389"/>
        <w:jc w:val="both"/>
        <w:rPr>
          <w:rFonts w:cs="Arial"/>
          <w:sz w:val="24"/>
        </w:rPr>
      </w:pPr>
      <w:bookmarkStart w:id="44" w:name="_Toc51490219"/>
      <w:r>
        <w:rPr>
          <w:sz w:val="32"/>
        </w:rPr>
        <w:t>Assumptions and Dependencies</w:t>
      </w:r>
      <w:bookmarkEnd w:id="44"/>
    </w:p>
    <w:bookmarkEnd w:id="43"/>
    <w:p w14:paraId="7FC3EA62" w14:textId="77777777" w:rsidR="00C6154C" w:rsidRDefault="00000000">
      <w:pPr>
        <w:jc w:val="both"/>
      </w:pPr>
      <w:r>
        <w:t>This section lists the assumptions made during development and the external dependencies that the project relies on for proper functioning.</w:t>
      </w:r>
    </w:p>
    <w:p w14:paraId="28C3683B" w14:textId="77777777" w:rsidR="00C6154C" w:rsidRDefault="00C6154C">
      <w:pPr>
        <w:jc w:val="both"/>
      </w:pPr>
    </w:p>
    <w:p w14:paraId="2D1CE372" w14:textId="77777777" w:rsidR="00C6154C" w:rsidRDefault="00000000">
      <w:pPr>
        <w:jc w:val="both"/>
        <w:rPr>
          <w:b/>
          <w:bCs/>
          <w:sz w:val="28"/>
          <w:szCs w:val="28"/>
        </w:rPr>
      </w:pPr>
      <w:r>
        <w:rPr>
          <w:b/>
          <w:bCs/>
          <w:sz w:val="28"/>
          <w:szCs w:val="28"/>
        </w:rPr>
        <w:t>6.1 Assumptions</w:t>
      </w:r>
    </w:p>
    <w:p w14:paraId="136AEDAF" w14:textId="77777777" w:rsidR="00C6154C" w:rsidRDefault="00C6154C">
      <w:pPr>
        <w:jc w:val="both"/>
      </w:pPr>
    </w:p>
    <w:p w14:paraId="459A903C" w14:textId="77777777" w:rsidR="00C6154C" w:rsidRDefault="00000000">
      <w:pPr>
        <w:jc w:val="both"/>
        <w:rPr>
          <w:b/>
          <w:bCs/>
        </w:rPr>
      </w:pPr>
      <w:r>
        <w:rPr>
          <w:b/>
          <w:bCs/>
        </w:rPr>
        <w:t>Internet Connectivity:</w:t>
      </w:r>
    </w:p>
    <w:p w14:paraId="5C075D1A" w14:textId="77777777" w:rsidR="00C6154C" w:rsidRDefault="00000000">
      <w:pPr>
        <w:jc w:val="both"/>
      </w:pPr>
      <w:r>
        <w:t>Users have access to a stable internet connection since blockchain verification and certificate uploads require an online network.</w:t>
      </w:r>
    </w:p>
    <w:p w14:paraId="69B96C64" w14:textId="77777777" w:rsidR="00C6154C" w:rsidRDefault="00C6154C">
      <w:pPr>
        <w:jc w:val="both"/>
      </w:pPr>
    </w:p>
    <w:p w14:paraId="7765E614" w14:textId="77777777" w:rsidR="00C6154C" w:rsidRDefault="00000000">
      <w:pPr>
        <w:jc w:val="both"/>
        <w:rPr>
          <w:b/>
          <w:bCs/>
        </w:rPr>
      </w:pPr>
      <w:r>
        <w:rPr>
          <w:b/>
          <w:bCs/>
        </w:rPr>
        <w:t>User Device Availability:</w:t>
      </w:r>
    </w:p>
    <w:p w14:paraId="745217EF" w14:textId="77777777" w:rsidR="00C6154C" w:rsidRDefault="00000000">
      <w:pPr>
        <w:jc w:val="both"/>
      </w:pPr>
      <w:r>
        <w:t>Users and organizations will use modern devices with up-to-date browsers that support HTTPS and blockchain-based web apps.</w:t>
      </w:r>
    </w:p>
    <w:p w14:paraId="0729F0D9" w14:textId="77777777" w:rsidR="00C6154C" w:rsidRDefault="00C6154C">
      <w:pPr>
        <w:jc w:val="both"/>
      </w:pPr>
    </w:p>
    <w:p w14:paraId="3D01FAAE" w14:textId="77777777" w:rsidR="00C6154C" w:rsidRDefault="00000000">
      <w:pPr>
        <w:jc w:val="both"/>
        <w:rPr>
          <w:b/>
          <w:bCs/>
        </w:rPr>
      </w:pPr>
      <w:r>
        <w:rPr>
          <w:b/>
          <w:bCs/>
        </w:rPr>
        <w:t>Institution Participation:</w:t>
      </w:r>
    </w:p>
    <w:p w14:paraId="5397FF64" w14:textId="77777777" w:rsidR="00C6154C" w:rsidRDefault="00C6154C">
      <w:pPr>
        <w:jc w:val="both"/>
        <w:rPr>
          <w:b/>
          <w:bCs/>
        </w:rPr>
      </w:pPr>
    </w:p>
    <w:p w14:paraId="5BDA20B1" w14:textId="77777777" w:rsidR="00C6154C" w:rsidRDefault="00000000">
      <w:pPr>
        <w:jc w:val="both"/>
      </w:pPr>
      <w:r>
        <w:t>Only verified educational institutions or organizations will register and issue certificates through the system.</w:t>
      </w:r>
    </w:p>
    <w:p w14:paraId="404D4E11" w14:textId="77777777" w:rsidR="00C6154C" w:rsidRDefault="00C6154C">
      <w:pPr>
        <w:jc w:val="both"/>
      </w:pPr>
    </w:p>
    <w:p w14:paraId="6CE6C9E9" w14:textId="77777777" w:rsidR="00C6154C" w:rsidRDefault="00000000">
      <w:pPr>
        <w:jc w:val="both"/>
        <w:rPr>
          <w:b/>
          <w:bCs/>
        </w:rPr>
      </w:pPr>
      <w:r>
        <w:rPr>
          <w:b/>
          <w:bCs/>
        </w:rPr>
        <w:lastRenderedPageBreak/>
        <w:t>User Knowledge:</w:t>
      </w:r>
    </w:p>
    <w:p w14:paraId="2EFEA9C2" w14:textId="77777777" w:rsidR="00C6154C" w:rsidRDefault="00C6154C">
      <w:pPr>
        <w:jc w:val="both"/>
        <w:rPr>
          <w:b/>
          <w:bCs/>
        </w:rPr>
      </w:pPr>
    </w:p>
    <w:p w14:paraId="59BC31E2" w14:textId="77777777" w:rsidR="00C6154C" w:rsidRDefault="00000000">
      <w:pPr>
        <w:jc w:val="both"/>
      </w:pPr>
      <w:r>
        <w:t>Users are expected to understand how to upload files and use simple web applications.</w:t>
      </w:r>
    </w:p>
    <w:p w14:paraId="41E9B57C" w14:textId="77777777" w:rsidR="00C6154C" w:rsidRDefault="00C6154C">
      <w:pPr>
        <w:jc w:val="both"/>
      </w:pPr>
    </w:p>
    <w:p w14:paraId="61BEA7B8" w14:textId="77777777" w:rsidR="00C6154C" w:rsidRDefault="00000000">
      <w:pPr>
        <w:jc w:val="both"/>
        <w:rPr>
          <w:b/>
          <w:bCs/>
        </w:rPr>
      </w:pPr>
      <w:r>
        <w:rPr>
          <w:b/>
          <w:bCs/>
        </w:rPr>
        <w:t>AI Model Accuracy:</w:t>
      </w:r>
    </w:p>
    <w:p w14:paraId="3038E5C4" w14:textId="77777777" w:rsidR="00C6154C" w:rsidRDefault="00C6154C">
      <w:pPr>
        <w:jc w:val="both"/>
        <w:rPr>
          <w:b/>
          <w:bCs/>
        </w:rPr>
      </w:pPr>
    </w:p>
    <w:p w14:paraId="4737FA1C" w14:textId="77777777" w:rsidR="00C6154C" w:rsidRDefault="00000000">
      <w:pPr>
        <w:jc w:val="both"/>
      </w:pPr>
      <w:r>
        <w:t>The AI-powered OCR and data extraction models will be accurate enough to read and interpret text from scanned certificates.</w:t>
      </w:r>
    </w:p>
    <w:p w14:paraId="7C0656E2" w14:textId="77777777" w:rsidR="00C6154C" w:rsidRDefault="00C6154C">
      <w:pPr>
        <w:jc w:val="both"/>
      </w:pPr>
    </w:p>
    <w:p w14:paraId="71BE24B5" w14:textId="77777777" w:rsidR="00C6154C" w:rsidRDefault="00000000">
      <w:pPr>
        <w:jc w:val="both"/>
        <w:rPr>
          <w:b/>
          <w:bCs/>
        </w:rPr>
      </w:pPr>
      <w:r>
        <w:rPr>
          <w:b/>
          <w:bCs/>
        </w:rPr>
        <w:t>Blockchain Access:</w:t>
      </w:r>
    </w:p>
    <w:p w14:paraId="37FA0E43" w14:textId="77777777" w:rsidR="00C6154C" w:rsidRDefault="00C6154C">
      <w:pPr>
        <w:jc w:val="both"/>
        <w:rPr>
          <w:b/>
          <w:bCs/>
        </w:rPr>
      </w:pPr>
    </w:p>
    <w:p w14:paraId="6E66AA55" w14:textId="77777777" w:rsidR="00C6154C" w:rsidRDefault="00000000">
      <w:pPr>
        <w:jc w:val="both"/>
      </w:pPr>
      <w:r>
        <w:t>The Ethereum test network or blockchain node will remain accessible during operation and testing.</w:t>
      </w:r>
    </w:p>
    <w:p w14:paraId="09B5BEAD" w14:textId="77777777" w:rsidR="00C6154C" w:rsidRDefault="00C6154C">
      <w:pPr>
        <w:jc w:val="both"/>
      </w:pPr>
    </w:p>
    <w:p w14:paraId="753AD76B" w14:textId="77777777" w:rsidR="00C6154C" w:rsidRDefault="00000000">
      <w:pPr>
        <w:jc w:val="both"/>
        <w:rPr>
          <w:b/>
          <w:bCs/>
        </w:rPr>
      </w:pPr>
      <w:r>
        <w:rPr>
          <w:b/>
          <w:bCs/>
        </w:rPr>
        <w:t>Legal Compliance:</w:t>
      </w:r>
    </w:p>
    <w:p w14:paraId="19563104" w14:textId="77777777" w:rsidR="00C6154C" w:rsidRDefault="00C6154C">
      <w:pPr>
        <w:jc w:val="both"/>
        <w:rPr>
          <w:b/>
          <w:bCs/>
        </w:rPr>
      </w:pPr>
    </w:p>
    <w:p w14:paraId="795E48A4" w14:textId="77777777" w:rsidR="00C6154C" w:rsidRDefault="00000000">
      <w:pPr>
        <w:jc w:val="both"/>
      </w:pPr>
      <w:r>
        <w:t>Institutions will provide legitimate data and comply with national privacy and educational data laws.</w:t>
      </w:r>
    </w:p>
    <w:p w14:paraId="54975B68" w14:textId="77777777" w:rsidR="00C6154C" w:rsidRDefault="00C6154C">
      <w:pPr>
        <w:jc w:val="both"/>
      </w:pPr>
    </w:p>
    <w:p w14:paraId="7A0D60AD" w14:textId="77777777" w:rsidR="00C6154C" w:rsidRDefault="00000000">
      <w:pPr>
        <w:jc w:val="both"/>
        <w:rPr>
          <w:b/>
          <w:bCs/>
          <w:sz w:val="28"/>
          <w:szCs w:val="28"/>
        </w:rPr>
      </w:pPr>
      <w:r>
        <w:rPr>
          <w:b/>
          <w:bCs/>
          <w:sz w:val="28"/>
          <w:szCs w:val="28"/>
        </w:rPr>
        <w:t>6.2 Dependencies</w:t>
      </w:r>
    </w:p>
    <w:p w14:paraId="58B4B1CB" w14:textId="77777777" w:rsidR="00C6154C" w:rsidRDefault="00C6154C">
      <w:pPr>
        <w:jc w:val="both"/>
      </w:pPr>
    </w:p>
    <w:p w14:paraId="75A0CFCF" w14:textId="77777777" w:rsidR="00C6154C" w:rsidRDefault="00000000">
      <w:pPr>
        <w:jc w:val="both"/>
        <w:rPr>
          <w:b/>
          <w:bCs/>
        </w:rPr>
      </w:pPr>
      <w:r>
        <w:rPr>
          <w:b/>
          <w:bCs/>
        </w:rPr>
        <w:t>Third-Party APIs:</w:t>
      </w:r>
    </w:p>
    <w:p w14:paraId="718F0ACB" w14:textId="77777777" w:rsidR="00C6154C" w:rsidRDefault="00C6154C">
      <w:pPr>
        <w:jc w:val="both"/>
        <w:rPr>
          <w:b/>
          <w:bCs/>
        </w:rPr>
      </w:pPr>
    </w:p>
    <w:p w14:paraId="0DE432BB" w14:textId="77777777" w:rsidR="00C6154C" w:rsidRDefault="00000000">
      <w:pPr>
        <w:jc w:val="both"/>
      </w:pPr>
      <w:r>
        <w:t xml:space="preserve">The system depends on external APIs such as OCR services for text extraction, and blockchain APIs (like </w:t>
      </w:r>
      <w:proofErr w:type="spellStart"/>
      <w:r>
        <w:t>Infura</w:t>
      </w:r>
      <w:proofErr w:type="spellEnd"/>
      <w:r>
        <w:t xml:space="preserve"> or Alchemy) for Ethereum transactions.</w:t>
      </w:r>
    </w:p>
    <w:p w14:paraId="4CF17D9E" w14:textId="77777777" w:rsidR="00C6154C" w:rsidRDefault="00C6154C">
      <w:pPr>
        <w:jc w:val="both"/>
      </w:pPr>
    </w:p>
    <w:p w14:paraId="11775892" w14:textId="77777777" w:rsidR="00C6154C" w:rsidRDefault="00000000">
      <w:pPr>
        <w:jc w:val="both"/>
        <w:rPr>
          <w:b/>
          <w:bCs/>
        </w:rPr>
      </w:pPr>
      <w:r>
        <w:rPr>
          <w:b/>
          <w:bCs/>
        </w:rPr>
        <w:t>Blockchain Network:</w:t>
      </w:r>
    </w:p>
    <w:p w14:paraId="5AAD4FC6" w14:textId="77777777" w:rsidR="00C6154C" w:rsidRDefault="00C6154C">
      <w:pPr>
        <w:jc w:val="both"/>
        <w:rPr>
          <w:b/>
          <w:bCs/>
        </w:rPr>
      </w:pPr>
    </w:p>
    <w:p w14:paraId="089D97FC" w14:textId="77777777" w:rsidR="00C6154C" w:rsidRDefault="00000000">
      <w:pPr>
        <w:jc w:val="both"/>
      </w:pPr>
      <w:r>
        <w:t xml:space="preserve">The project relies on the Ethereum </w:t>
      </w:r>
      <w:proofErr w:type="spellStart"/>
      <w:r>
        <w:t>testnet</w:t>
      </w:r>
      <w:proofErr w:type="spellEnd"/>
      <w:r>
        <w:t xml:space="preserve"> (e.g., </w:t>
      </w:r>
      <w:proofErr w:type="spellStart"/>
      <w:r>
        <w:t>Goerli</w:t>
      </w:r>
      <w:proofErr w:type="spellEnd"/>
      <w:r>
        <w:t xml:space="preserve"> or </w:t>
      </w:r>
      <w:proofErr w:type="spellStart"/>
      <w:r>
        <w:t>Sepolia</w:t>
      </w:r>
      <w:proofErr w:type="spellEnd"/>
      <w:r>
        <w:t>) for storing and verifying hashes. Any downtime or congestion could affect verification speed.</w:t>
      </w:r>
    </w:p>
    <w:p w14:paraId="2EFA5C82" w14:textId="77777777" w:rsidR="00C6154C" w:rsidRDefault="00C6154C">
      <w:pPr>
        <w:jc w:val="both"/>
      </w:pPr>
    </w:p>
    <w:p w14:paraId="6712028E" w14:textId="77777777" w:rsidR="00C6154C" w:rsidRDefault="00000000">
      <w:pPr>
        <w:jc w:val="both"/>
        <w:rPr>
          <w:b/>
          <w:bCs/>
        </w:rPr>
      </w:pPr>
      <w:r>
        <w:rPr>
          <w:b/>
          <w:bCs/>
        </w:rPr>
        <w:t>Cloud Infrastructure:</w:t>
      </w:r>
    </w:p>
    <w:p w14:paraId="5E2D6D59" w14:textId="77777777" w:rsidR="00C6154C" w:rsidRDefault="00C6154C">
      <w:pPr>
        <w:jc w:val="both"/>
        <w:rPr>
          <w:b/>
          <w:bCs/>
        </w:rPr>
      </w:pPr>
    </w:p>
    <w:p w14:paraId="58D8A0EE" w14:textId="77777777" w:rsidR="00C6154C" w:rsidRDefault="00000000">
      <w:pPr>
        <w:jc w:val="both"/>
      </w:pPr>
      <w:r>
        <w:t>Hosting servers (e.g., AWS or Google Cloud) are required for system deployment, database storage, and backup operations.</w:t>
      </w:r>
    </w:p>
    <w:p w14:paraId="1562393B" w14:textId="77777777" w:rsidR="00C6154C" w:rsidRDefault="00C6154C">
      <w:pPr>
        <w:jc w:val="both"/>
      </w:pPr>
    </w:p>
    <w:p w14:paraId="4D2EB7C8" w14:textId="77777777" w:rsidR="00C6154C" w:rsidRDefault="00000000">
      <w:pPr>
        <w:jc w:val="both"/>
        <w:rPr>
          <w:b/>
          <w:bCs/>
        </w:rPr>
      </w:pPr>
      <w:r>
        <w:rPr>
          <w:b/>
          <w:bCs/>
        </w:rPr>
        <w:t>Development Tools:</w:t>
      </w:r>
    </w:p>
    <w:p w14:paraId="13622C76" w14:textId="77777777" w:rsidR="00C6154C" w:rsidRDefault="00000000">
      <w:pPr>
        <w:jc w:val="both"/>
      </w:pPr>
      <w:r>
        <w:t>The project depends on frameworks like Flask for the backend, React for the frontend, and Solidity for smart contract integration.</w:t>
      </w:r>
    </w:p>
    <w:p w14:paraId="42AB2148" w14:textId="77777777" w:rsidR="00C6154C" w:rsidRDefault="00C6154C">
      <w:pPr>
        <w:jc w:val="both"/>
      </w:pPr>
    </w:p>
    <w:p w14:paraId="752CF025" w14:textId="77777777" w:rsidR="00C6154C" w:rsidRDefault="00000000">
      <w:pPr>
        <w:jc w:val="both"/>
        <w:rPr>
          <w:b/>
          <w:bCs/>
        </w:rPr>
      </w:pPr>
      <w:r>
        <w:rPr>
          <w:b/>
          <w:bCs/>
        </w:rPr>
        <w:t>Financial Resources:</w:t>
      </w:r>
    </w:p>
    <w:p w14:paraId="1966B10B" w14:textId="77777777" w:rsidR="00C6154C" w:rsidRDefault="00C6154C">
      <w:pPr>
        <w:jc w:val="both"/>
        <w:rPr>
          <w:b/>
          <w:bCs/>
        </w:rPr>
      </w:pPr>
    </w:p>
    <w:p w14:paraId="6E781E48" w14:textId="77777777" w:rsidR="00C6154C" w:rsidRDefault="00000000">
      <w:pPr>
        <w:jc w:val="both"/>
      </w:pPr>
      <w:r>
        <w:t>Some components, such as blockchain gas fees or cloud hosting, may need small ongoing costs for deployment and testing.</w:t>
      </w:r>
    </w:p>
    <w:p w14:paraId="357AD7ED" w14:textId="77777777" w:rsidR="00C6154C" w:rsidRDefault="00C6154C">
      <w:pPr>
        <w:jc w:val="both"/>
      </w:pPr>
    </w:p>
    <w:p w14:paraId="016AC40D" w14:textId="77777777" w:rsidR="00C6154C" w:rsidRDefault="00000000">
      <w:pPr>
        <w:jc w:val="both"/>
        <w:rPr>
          <w:b/>
          <w:bCs/>
        </w:rPr>
      </w:pPr>
      <w:r>
        <w:rPr>
          <w:b/>
          <w:bCs/>
        </w:rPr>
        <w:t>User Adoption:</w:t>
      </w:r>
    </w:p>
    <w:p w14:paraId="03CFA16A" w14:textId="77777777" w:rsidR="00C6154C" w:rsidRDefault="00C6154C">
      <w:pPr>
        <w:jc w:val="both"/>
        <w:rPr>
          <w:b/>
          <w:bCs/>
        </w:rPr>
      </w:pPr>
    </w:p>
    <w:p w14:paraId="5C104105" w14:textId="77777777" w:rsidR="00C6154C" w:rsidRDefault="00000000">
      <w:pPr>
        <w:jc w:val="both"/>
      </w:pPr>
      <w:r>
        <w:lastRenderedPageBreak/>
        <w:t>The system’s success depends on educational institutions and employers adopting it as a trusted verification tool.</w:t>
      </w:r>
    </w:p>
    <w:p w14:paraId="2A494503" w14:textId="77777777" w:rsidR="00C6154C" w:rsidRDefault="00C6154C">
      <w:pPr>
        <w:jc w:val="both"/>
      </w:pPr>
    </w:p>
    <w:p w14:paraId="307D31D8" w14:textId="77777777" w:rsidR="00C6154C" w:rsidRDefault="00000000">
      <w:pPr>
        <w:pStyle w:val="h1"/>
        <w:numPr>
          <w:ilvl w:val="0"/>
          <w:numId w:val="6"/>
        </w:numPr>
        <w:spacing w:after="120"/>
        <w:ind w:left="389" w:hanging="389"/>
        <w:jc w:val="both"/>
      </w:pPr>
      <w:bookmarkStart w:id="45" w:name="_Toc51490220"/>
      <w:r>
        <w:t>References</w:t>
      </w:r>
      <w:bookmarkEnd w:id="45"/>
    </w:p>
    <w:p w14:paraId="22E024F2" w14:textId="77777777" w:rsidR="00C6154C" w:rsidRDefault="00C6154C">
      <w:pPr>
        <w:pStyle w:val="BodyTextIndent2"/>
      </w:pPr>
    </w:p>
    <w:p w14:paraId="425AB9D1" w14:textId="77777777" w:rsidR="00C6154C" w:rsidRDefault="00C6154C">
      <w:pPr>
        <w:pStyle w:val="BodyTextIndent2"/>
      </w:pPr>
    </w:p>
    <w:tbl>
      <w:tblPr>
        <w:tblW w:w="8528" w:type="dxa"/>
        <w:jc w:val="center"/>
        <w:tblLayout w:type="fixed"/>
        <w:tblLook w:val="04A0" w:firstRow="1" w:lastRow="0" w:firstColumn="1" w:lastColumn="0" w:noHBand="0" w:noVBand="1"/>
      </w:tblPr>
      <w:tblGrid>
        <w:gridCol w:w="1035"/>
        <w:gridCol w:w="2149"/>
        <w:gridCol w:w="3004"/>
        <w:gridCol w:w="2340"/>
      </w:tblGrid>
      <w:tr w:rsidR="00C6154C" w14:paraId="31931B41" w14:textId="77777777">
        <w:trPr>
          <w:cantSplit/>
          <w:trHeight w:val="232"/>
          <w:tblHeader/>
          <w:jc w:val="center"/>
        </w:trPr>
        <w:tc>
          <w:tcPr>
            <w:tcW w:w="1035"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606F6D7C" w14:textId="77777777" w:rsidR="00C6154C" w:rsidRDefault="00000000">
            <w:pPr>
              <w:pStyle w:val="TableHeading"/>
              <w:jc w:val="center"/>
            </w:pPr>
            <w:r>
              <w:t>Ref. No.</w:t>
            </w:r>
          </w:p>
        </w:tc>
        <w:tc>
          <w:tcPr>
            <w:tcW w:w="2149"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5E478B61" w14:textId="77777777" w:rsidR="00C6154C" w:rsidRDefault="00000000">
            <w:pPr>
              <w:pStyle w:val="TableHeading"/>
              <w:jc w:val="center"/>
            </w:pPr>
            <w:r>
              <w:t>Document Title</w:t>
            </w:r>
          </w:p>
        </w:tc>
        <w:tc>
          <w:tcPr>
            <w:tcW w:w="3004"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1AF6A261" w14:textId="77777777" w:rsidR="00C6154C" w:rsidRDefault="00000000">
            <w:pPr>
              <w:pStyle w:val="TableHeading"/>
              <w:jc w:val="center"/>
            </w:pPr>
            <w:r>
              <w:t>Date of Release/ Publication</w:t>
            </w:r>
          </w:p>
        </w:tc>
        <w:tc>
          <w:tcPr>
            <w:tcW w:w="2340" w:type="dxa"/>
            <w:tcBorders>
              <w:top w:val="single" w:sz="8" w:space="0" w:color="C0C0C0"/>
              <w:left w:val="single" w:sz="8" w:space="0" w:color="C0C0C0"/>
              <w:bottom w:val="single" w:sz="8" w:space="0" w:color="C0C0C0"/>
              <w:right w:val="single" w:sz="8" w:space="0" w:color="C0C0C0"/>
            </w:tcBorders>
            <w:shd w:val="pct45" w:color="auto" w:fill="FFFFFF"/>
            <w:vAlign w:val="center"/>
          </w:tcPr>
          <w:p w14:paraId="6CC63C8E" w14:textId="77777777" w:rsidR="00C6154C" w:rsidRDefault="00000000">
            <w:pPr>
              <w:pStyle w:val="TableHeading"/>
              <w:jc w:val="center"/>
            </w:pPr>
            <w:r>
              <w:t>Document Source</w:t>
            </w:r>
          </w:p>
        </w:tc>
      </w:tr>
      <w:tr w:rsidR="00C6154C" w14:paraId="673EC96C" w14:textId="77777777">
        <w:trPr>
          <w:cantSplit/>
          <w:jc w:val="center"/>
        </w:trPr>
        <w:tc>
          <w:tcPr>
            <w:tcW w:w="1035" w:type="dxa"/>
            <w:tcBorders>
              <w:left w:val="single" w:sz="8" w:space="0" w:color="C0C0C0"/>
              <w:bottom w:val="single" w:sz="8" w:space="0" w:color="C0C0C0"/>
              <w:right w:val="single" w:sz="8" w:space="0" w:color="C0C0C0"/>
            </w:tcBorders>
            <w:shd w:val="pct5" w:color="auto" w:fill="FFFFFF"/>
          </w:tcPr>
          <w:p w14:paraId="6DEF3C77" w14:textId="77777777" w:rsidR="00C6154C" w:rsidRDefault="00000000">
            <w:pPr>
              <w:pStyle w:val="TableEntry"/>
              <w:jc w:val="both"/>
            </w:pPr>
            <w:r>
              <w:t>[1]</w:t>
            </w:r>
          </w:p>
        </w:tc>
        <w:tc>
          <w:tcPr>
            <w:tcW w:w="2149" w:type="dxa"/>
            <w:tcBorders>
              <w:left w:val="single" w:sz="8" w:space="0" w:color="C0C0C0"/>
              <w:bottom w:val="single" w:sz="8" w:space="0" w:color="C0C0C0"/>
              <w:right w:val="single" w:sz="8" w:space="0" w:color="C0C0C0"/>
            </w:tcBorders>
            <w:shd w:val="pct5" w:color="auto" w:fill="FFFFFF"/>
          </w:tcPr>
          <w:p w14:paraId="6932A97A" w14:textId="77777777" w:rsidR="00C6154C" w:rsidRDefault="00000000">
            <w:pPr>
              <w:pStyle w:val="TableEntry"/>
              <w:jc w:val="center"/>
            </w:pPr>
            <w:r>
              <w:t>Educational Blockchain: A Secure Degree Attestation and Verification System by A. Ayub Khan et al.,</w:t>
            </w:r>
          </w:p>
        </w:tc>
        <w:tc>
          <w:tcPr>
            <w:tcW w:w="3004" w:type="dxa"/>
            <w:tcBorders>
              <w:left w:val="single" w:sz="8" w:space="0" w:color="C0C0C0"/>
              <w:bottom w:val="single" w:sz="8" w:space="0" w:color="C0C0C0"/>
              <w:right w:val="single" w:sz="8" w:space="0" w:color="C0C0C0"/>
            </w:tcBorders>
            <w:shd w:val="pct5" w:color="auto" w:fill="FFFFFF"/>
          </w:tcPr>
          <w:p w14:paraId="7ED34BC7" w14:textId="77777777" w:rsidR="00C6154C" w:rsidRDefault="00000000">
            <w:pPr>
              <w:pStyle w:val="TableEntry"/>
              <w:jc w:val="both"/>
            </w:pPr>
            <w:r>
              <w:t>2021</w:t>
            </w:r>
          </w:p>
        </w:tc>
        <w:tc>
          <w:tcPr>
            <w:tcW w:w="2340" w:type="dxa"/>
            <w:tcBorders>
              <w:left w:val="single" w:sz="8" w:space="0" w:color="C0C0C0"/>
              <w:bottom w:val="single" w:sz="8" w:space="0" w:color="C0C0C0"/>
              <w:right w:val="single" w:sz="8" w:space="0" w:color="C0C0C0"/>
            </w:tcBorders>
            <w:shd w:val="pct5" w:color="auto" w:fill="FFFFFF"/>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700"/>
            </w:tblGrid>
            <w:tr w:rsidR="00C6154C" w14:paraId="3B9C1CF0" w14:textId="77777777">
              <w:trPr>
                <w:trHeight w:val="90"/>
                <w:tblCellSpacing w:w="15" w:type="dxa"/>
              </w:trPr>
              <w:tc>
                <w:tcPr>
                  <w:tcW w:w="8640" w:type="dxa"/>
                  <w:vAlign w:val="center"/>
                </w:tcPr>
                <w:p w14:paraId="12E0EF32" w14:textId="77777777" w:rsidR="00C6154C" w:rsidRDefault="00C6154C">
                  <w:pPr>
                    <w:rPr>
                      <w:rFonts w:ascii="SimSun"/>
                    </w:rPr>
                  </w:pPr>
                </w:p>
              </w:tc>
            </w:tr>
          </w:tbl>
          <w:p w14:paraId="3D79AF10" w14:textId="77777777" w:rsidR="00C6154C" w:rsidRDefault="00C6154C">
            <w:pPr>
              <w:rPr>
                <w:vanish/>
              </w:rPr>
            </w:pPr>
          </w:p>
          <w:p w14:paraId="50868DA1" w14:textId="77777777" w:rsidR="00C6154C" w:rsidRDefault="00000000">
            <w:pPr>
              <w:pStyle w:val="TableEntry"/>
              <w:jc w:val="both"/>
            </w:pPr>
            <w:r>
              <w:t>https://www.mdpi.com/2076-3417/11/22/10917?</w:t>
            </w:r>
          </w:p>
        </w:tc>
      </w:tr>
      <w:tr w:rsidR="00C6154C" w14:paraId="61AF36C0"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F8DFA71" w14:textId="77777777" w:rsidR="00C6154C" w:rsidRDefault="00000000">
            <w:pPr>
              <w:pStyle w:val="TableEntry"/>
            </w:pPr>
            <w:r>
              <w:t>[2]</w:t>
            </w: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34006378" w14:textId="77777777" w:rsidR="00C6154C" w:rsidRDefault="00000000">
            <w:pPr>
              <w:pStyle w:val="TableEntry"/>
            </w:pPr>
            <w:r>
              <w:t>Bitcoin: A Peer-to-Peer Electronic Cash System — Nakamoto, S.</w:t>
            </w: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7ADC37E2" w14:textId="77777777" w:rsidR="00C6154C" w:rsidRDefault="00000000">
            <w:pPr>
              <w:pStyle w:val="TableEntry"/>
            </w:pPr>
            <w:r>
              <w:t>2008</w:t>
            </w: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352BA727" w14:textId="77777777" w:rsidR="00C6154C" w:rsidRDefault="00000000">
            <w:pPr>
              <w:pStyle w:val="TableEntry"/>
              <w:rPr>
                <w:b/>
                <w:bCs/>
              </w:rPr>
            </w:pPr>
            <w:r>
              <w:rPr>
                <w:b/>
                <w:bCs/>
              </w:rPr>
              <w:t>https://bitcoin.org/bitcoin.pdf</w:t>
            </w:r>
          </w:p>
        </w:tc>
      </w:tr>
      <w:tr w:rsidR="00C6154C" w14:paraId="58FB5C2B"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CFFC285" w14:textId="77777777" w:rsidR="00C6154C" w:rsidRDefault="00000000">
            <w:pPr>
              <w:pStyle w:val="TableEntry"/>
            </w:pPr>
            <w:r>
              <w:t>[3]</w:t>
            </w: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0984E559" w14:textId="77777777" w:rsidR="00C6154C" w:rsidRDefault="00000000">
            <w:pPr>
              <w:pStyle w:val="TableEntry"/>
            </w:pPr>
            <w:r>
              <w:t xml:space="preserve">Gaikwad, H., D’Souza, N., Gupta, R., &amp; Tripathy, A. K. (2021, July). A blockchain-based verification system for academic certificates [Paper presentation]. 2021 International Conference on System, Computation, Automation and Networking (ICSCAN). </w:t>
            </w: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01D82346" w14:textId="77777777" w:rsidR="00C6154C" w:rsidRDefault="00000000">
            <w:pPr>
              <w:pStyle w:val="TableEntry"/>
            </w:pPr>
            <w:r>
              <w:t>2021</w:t>
            </w: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6D7A6F12" w14:textId="77777777" w:rsidR="00C6154C" w:rsidRDefault="00000000">
            <w:pPr>
              <w:pStyle w:val="TableEntry"/>
            </w:pPr>
            <w:r>
              <w:t>https://doi.org/10.1109/ICSCAN53069.2021.9526377</w:t>
            </w:r>
          </w:p>
        </w:tc>
      </w:tr>
      <w:tr w:rsidR="00C6154C" w14:paraId="625C5526"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990D956" w14:textId="77777777" w:rsidR="00C6154C" w:rsidRDefault="00000000">
            <w:pPr>
              <w:pStyle w:val="TableEntry"/>
            </w:pPr>
            <w:r>
              <w:t>[4]</w:t>
            </w: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68718DEE" w14:textId="77777777" w:rsidR="00C6154C" w:rsidRDefault="00000000">
            <w:pPr>
              <w:pStyle w:val="TableEntry"/>
            </w:pPr>
            <w:r>
              <w:t>US Secure Hash Algorithm 1 (SHA-1) — Eastlake, D., &amp; Jones, P., IETF RFC 3174</w:t>
            </w: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5D824FD4" w14:textId="77777777" w:rsidR="00C6154C" w:rsidRDefault="00000000">
            <w:pPr>
              <w:pStyle w:val="TableEntry"/>
            </w:pPr>
            <w:r>
              <w:t>2001</w:t>
            </w: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20B290FB" w14:textId="77777777" w:rsidR="00C6154C" w:rsidRDefault="00000000">
            <w:pPr>
              <w:pStyle w:val="TableEntry"/>
            </w:pPr>
            <w:r>
              <w:t>ttps://www.rfc-editor.org/rfc/rfc3174</w:t>
            </w:r>
          </w:p>
        </w:tc>
      </w:tr>
      <w:tr w:rsidR="00C6154C" w14:paraId="188B2069"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01827313" w14:textId="77777777" w:rsidR="00C6154C" w:rsidRDefault="00000000">
            <w:pPr>
              <w:pStyle w:val="TableEntry"/>
            </w:pPr>
            <w:r>
              <w:t>[5]</w:t>
            </w: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3A662B04" w14:textId="77777777" w:rsidR="00C6154C" w:rsidRDefault="00000000">
            <w:pPr>
              <w:pStyle w:val="TableEntry"/>
            </w:pPr>
            <w:r>
              <w:t>A Next-Generation Smart Contract and Decentralized Application Platform (Ethereum White Paper) — Buterin, V., Ethereum Foundation</w:t>
            </w: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3084897C" w14:textId="77777777" w:rsidR="00C6154C" w:rsidRDefault="00000000">
            <w:pPr>
              <w:pStyle w:val="TableEntry"/>
            </w:pPr>
            <w:r>
              <w:t>2014</w:t>
            </w: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76F95330" w14:textId="77777777" w:rsidR="00C6154C" w:rsidRDefault="00000000">
            <w:pPr>
              <w:pStyle w:val="TableEntry"/>
            </w:pPr>
            <w:r>
              <w:t>https://ethereum.org/en/whitepaper/</w:t>
            </w:r>
          </w:p>
        </w:tc>
      </w:tr>
      <w:tr w:rsidR="00C6154C" w14:paraId="413987C4"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5DE75A0D" w14:textId="77777777" w:rsidR="00C6154C" w:rsidRDefault="00C6154C">
            <w:pPr>
              <w:pStyle w:val="TableEntry"/>
            </w:pP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2F9B68D5" w14:textId="77777777" w:rsidR="00C6154C" w:rsidRDefault="00C6154C">
            <w:pPr>
              <w:pStyle w:val="TableEntry"/>
            </w:pP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4A200389" w14:textId="77777777" w:rsidR="00C6154C" w:rsidRDefault="00C6154C">
            <w:pPr>
              <w:pStyle w:val="TableEntry"/>
            </w:pP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7E38C117" w14:textId="77777777" w:rsidR="00C6154C" w:rsidRDefault="00C6154C">
            <w:pPr>
              <w:pStyle w:val="TableEntry"/>
            </w:pPr>
          </w:p>
        </w:tc>
      </w:tr>
      <w:tr w:rsidR="00C6154C" w14:paraId="0C537193"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42322B4A" w14:textId="77777777" w:rsidR="00C6154C" w:rsidRDefault="00C6154C">
            <w:pPr>
              <w:pStyle w:val="TableEntry"/>
            </w:pP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7AB4AE05" w14:textId="77777777" w:rsidR="00C6154C" w:rsidRDefault="00C6154C">
            <w:pPr>
              <w:pStyle w:val="TableEntry"/>
            </w:pP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446B591D" w14:textId="77777777" w:rsidR="00C6154C" w:rsidRDefault="00C6154C">
            <w:pPr>
              <w:pStyle w:val="TableEntry"/>
            </w:pP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387EE21B" w14:textId="77777777" w:rsidR="00C6154C" w:rsidRDefault="00C6154C">
            <w:pPr>
              <w:pStyle w:val="TableEntry"/>
            </w:pPr>
          </w:p>
        </w:tc>
      </w:tr>
      <w:tr w:rsidR="00C6154C" w14:paraId="186F23AA" w14:textId="77777777">
        <w:trPr>
          <w:cantSplit/>
          <w:jc w:val="center"/>
        </w:trPr>
        <w:tc>
          <w:tcPr>
            <w:tcW w:w="1035" w:type="dxa"/>
            <w:tcBorders>
              <w:top w:val="single" w:sz="8" w:space="0" w:color="C0C0C0"/>
              <w:left w:val="single" w:sz="8" w:space="0" w:color="C0C0C0"/>
              <w:bottom w:val="single" w:sz="8" w:space="0" w:color="C0C0C0"/>
              <w:right w:val="single" w:sz="8" w:space="0" w:color="C0C0C0"/>
            </w:tcBorders>
            <w:shd w:val="pct5" w:color="auto" w:fill="FFFFFF"/>
            <w:vAlign w:val="center"/>
          </w:tcPr>
          <w:p w14:paraId="3A1BAED6" w14:textId="77777777" w:rsidR="00C6154C" w:rsidRDefault="00C6154C">
            <w:pPr>
              <w:pStyle w:val="TableEntry"/>
            </w:pPr>
          </w:p>
        </w:tc>
        <w:tc>
          <w:tcPr>
            <w:tcW w:w="2149" w:type="dxa"/>
            <w:tcBorders>
              <w:top w:val="single" w:sz="8" w:space="0" w:color="C0C0C0"/>
              <w:left w:val="single" w:sz="8" w:space="0" w:color="C0C0C0"/>
              <w:bottom w:val="single" w:sz="8" w:space="0" w:color="C0C0C0"/>
              <w:right w:val="single" w:sz="8" w:space="0" w:color="C0C0C0"/>
            </w:tcBorders>
            <w:shd w:val="pct5" w:color="auto" w:fill="FFFFFF"/>
          </w:tcPr>
          <w:p w14:paraId="69C1D96A" w14:textId="77777777" w:rsidR="00C6154C" w:rsidRDefault="00C6154C">
            <w:pPr>
              <w:pStyle w:val="TableEntry"/>
            </w:pPr>
          </w:p>
        </w:tc>
        <w:tc>
          <w:tcPr>
            <w:tcW w:w="3004" w:type="dxa"/>
            <w:tcBorders>
              <w:top w:val="single" w:sz="8" w:space="0" w:color="C0C0C0"/>
              <w:left w:val="single" w:sz="8" w:space="0" w:color="C0C0C0"/>
              <w:bottom w:val="single" w:sz="8" w:space="0" w:color="C0C0C0"/>
              <w:right w:val="single" w:sz="8" w:space="0" w:color="C0C0C0"/>
            </w:tcBorders>
            <w:shd w:val="pct5" w:color="auto" w:fill="FFFFFF"/>
          </w:tcPr>
          <w:p w14:paraId="1EBB64CB" w14:textId="77777777" w:rsidR="00C6154C" w:rsidRDefault="00C6154C">
            <w:pPr>
              <w:pStyle w:val="TableEntry"/>
            </w:pPr>
          </w:p>
        </w:tc>
        <w:tc>
          <w:tcPr>
            <w:tcW w:w="2340" w:type="dxa"/>
            <w:tcBorders>
              <w:top w:val="single" w:sz="8" w:space="0" w:color="C0C0C0"/>
              <w:left w:val="single" w:sz="8" w:space="0" w:color="C0C0C0"/>
              <w:bottom w:val="single" w:sz="8" w:space="0" w:color="C0C0C0"/>
              <w:right w:val="single" w:sz="8" w:space="0" w:color="C0C0C0"/>
            </w:tcBorders>
            <w:shd w:val="pct5" w:color="auto" w:fill="FFFFFF"/>
          </w:tcPr>
          <w:p w14:paraId="36CC0B8E" w14:textId="77777777" w:rsidR="00C6154C" w:rsidRDefault="00C6154C">
            <w:pPr>
              <w:pStyle w:val="TableEntry"/>
            </w:pPr>
          </w:p>
        </w:tc>
      </w:tr>
    </w:tbl>
    <w:p w14:paraId="24492EC4" w14:textId="77777777" w:rsidR="00C6154C" w:rsidRDefault="00C6154C">
      <w:pPr>
        <w:jc w:val="both"/>
        <w:rPr>
          <w:rFonts w:ascii="Century Gothic" w:hAnsi="Century Gothic"/>
          <w:b/>
          <w:bCs/>
          <w:sz w:val="72"/>
          <w:szCs w:val="72"/>
        </w:rPr>
      </w:pPr>
    </w:p>
    <w:p w14:paraId="72A66AF5" w14:textId="77777777" w:rsidR="00C6154C" w:rsidRDefault="00C6154C">
      <w:pPr>
        <w:jc w:val="both"/>
        <w:rPr>
          <w:rFonts w:ascii="Century Gothic" w:hAnsi="Century Gothic"/>
          <w:b/>
          <w:bCs/>
          <w:sz w:val="72"/>
          <w:szCs w:val="72"/>
        </w:rPr>
      </w:pPr>
    </w:p>
    <w:p w14:paraId="16C26E3F" w14:textId="77777777" w:rsidR="00C6154C" w:rsidRDefault="00C6154C">
      <w:pPr>
        <w:jc w:val="both"/>
        <w:rPr>
          <w:rFonts w:ascii="Century Gothic" w:hAnsi="Century Gothic"/>
          <w:b/>
          <w:bCs/>
          <w:sz w:val="72"/>
          <w:szCs w:val="72"/>
        </w:rPr>
      </w:pPr>
    </w:p>
    <w:p w14:paraId="1FD1C40C" w14:textId="77777777" w:rsidR="00C6154C" w:rsidRDefault="00C6154C">
      <w:pPr>
        <w:jc w:val="both"/>
        <w:rPr>
          <w:rFonts w:ascii="Century Gothic" w:hAnsi="Century Gothic"/>
          <w:b/>
          <w:bCs/>
          <w:sz w:val="72"/>
          <w:szCs w:val="72"/>
        </w:rPr>
      </w:pPr>
    </w:p>
    <w:p w14:paraId="416C2845" w14:textId="77777777" w:rsidR="00C6154C" w:rsidRDefault="00C6154C">
      <w:pPr>
        <w:pBdr>
          <w:bottom w:val="single" w:sz="4" w:space="1" w:color="auto"/>
        </w:pBdr>
        <w:jc w:val="center"/>
        <w:rPr>
          <w:rFonts w:ascii="Century Gothic" w:hAnsi="Century Gothic"/>
          <w:b/>
          <w:bCs/>
          <w:sz w:val="72"/>
          <w:szCs w:val="72"/>
        </w:rPr>
      </w:pPr>
    </w:p>
    <w:p w14:paraId="5BFEF1CC" w14:textId="77777777" w:rsidR="00C6154C" w:rsidRDefault="00C6154C">
      <w:pPr>
        <w:pBdr>
          <w:bottom w:val="single" w:sz="4" w:space="1" w:color="auto"/>
        </w:pBdr>
        <w:jc w:val="center"/>
        <w:rPr>
          <w:rFonts w:ascii="Century Gothic" w:hAnsi="Century Gothic"/>
          <w:b/>
          <w:bCs/>
          <w:sz w:val="72"/>
          <w:szCs w:val="72"/>
        </w:rPr>
      </w:pPr>
    </w:p>
    <w:p w14:paraId="3450CCD7" w14:textId="77777777" w:rsidR="00C6154C" w:rsidRDefault="00C6154C">
      <w:pPr>
        <w:pBdr>
          <w:bottom w:val="single" w:sz="4" w:space="1" w:color="auto"/>
        </w:pBdr>
        <w:jc w:val="center"/>
        <w:rPr>
          <w:rFonts w:ascii="Century Gothic" w:hAnsi="Century Gothic"/>
          <w:b/>
          <w:bCs/>
          <w:sz w:val="72"/>
          <w:szCs w:val="72"/>
        </w:rPr>
      </w:pPr>
    </w:p>
    <w:p w14:paraId="09B303BE" w14:textId="77777777" w:rsidR="00C6154C" w:rsidRDefault="00C6154C">
      <w:pPr>
        <w:numPr>
          <w:ins w:id="46" w:author="Maryum Xedi" w:date="2002-04-03T20:15:00Z"/>
        </w:numPr>
        <w:pBdr>
          <w:bottom w:val="single" w:sz="4" w:space="1" w:color="auto"/>
        </w:pBdr>
        <w:jc w:val="center"/>
      </w:pPr>
    </w:p>
    <w:sectPr w:rsidR="00C6154C">
      <w:headerReference w:type="default" r:id="rId10"/>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78C2" w14:textId="77777777" w:rsidR="00E62259" w:rsidRDefault="00E62259">
      <w:r>
        <w:separator/>
      </w:r>
    </w:p>
  </w:endnote>
  <w:endnote w:type="continuationSeparator" w:id="0">
    <w:p w14:paraId="398F0400" w14:textId="77777777" w:rsidR="00E62259" w:rsidRDefault="00E6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monBullets">
    <w:altName w:val="Symbol"/>
    <w:charset w:val="02"/>
    <w:family w:val="swiss"/>
    <w:pitch w:val="default"/>
    <w:sig w:usb0="00000000" w:usb1="0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altName w:val="Yu Gothic UI"/>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2E2B" w14:textId="77777777" w:rsidR="00C6154C"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32FB5" w14:textId="77777777" w:rsidR="00C6154C" w:rsidRDefault="00C615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292C" w14:textId="77777777" w:rsidR="00C6154C" w:rsidRDefault="00000000">
    <w:pPr>
      <w:pStyle w:val="Footer"/>
      <w:framePr w:wrap="around" w:vAnchor="text" w:hAnchor="margin" w:xAlign="right" w:y="1"/>
      <w:rPr>
        <w:del w:id="8" w:author="maryum" w:date="2002-08-13T11:12:00Z"/>
        <w:rStyle w:val="PageNumber"/>
      </w:rPr>
    </w:pPr>
    <w:del w:id="9" w:author="maryum" w:date="2002-08-13T11:12:00Z">
      <w:r>
        <w:rPr>
          <w:rStyle w:val="PageNumber"/>
        </w:rPr>
        <w:fldChar w:fldCharType="begin"/>
      </w:r>
      <w:r>
        <w:rPr>
          <w:rStyle w:val="PageNumber"/>
        </w:rPr>
        <w:delInstrText xml:space="preserve">PAGE  </w:delInstrText>
      </w:r>
      <w:r>
        <w:rPr>
          <w:rStyle w:val="PageNumber"/>
        </w:rPr>
        <w:fldChar w:fldCharType="separate"/>
      </w:r>
      <w:r>
        <w:rPr>
          <w:rStyle w:val="PageNumber"/>
        </w:rPr>
        <w:delText>41</w:delText>
      </w:r>
      <w:r>
        <w:rPr>
          <w:rStyle w:val="PageNumber"/>
        </w:rPr>
        <w:fldChar w:fldCharType="end"/>
      </w:r>
    </w:del>
  </w:p>
  <w:p w14:paraId="5054DBA3" w14:textId="77777777" w:rsidR="00C6154C" w:rsidRDefault="00000000">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Sept. 15, 2003</w:t>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sz w:val="16"/>
      </w:rPr>
      <w:t>3</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Pr>
        <w:rFonts w:ascii="Tahoma" w:hAnsi="Tahoma" w:cs="Tahoma"/>
        <w:sz w:val="16"/>
      </w:rPr>
      <w:t>7</w:t>
    </w:r>
    <w:r>
      <w:rPr>
        <w:rFonts w:ascii="Tahoma" w:hAnsi="Tahoma" w:cs="Tahoma"/>
        <w:sz w:val="16"/>
      </w:rPr>
      <w:fldChar w:fldCharType="end"/>
    </w:r>
  </w:p>
  <w:p w14:paraId="290548C5" w14:textId="77777777" w:rsidR="00C6154C" w:rsidRDefault="00C6154C">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013F7" w14:textId="77777777" w:rsidR="00C6154C" w:rsidRDefault="00000000">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Sept. 15, 2003</w:t>
    </w: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sz w:val="16"/>
      </w:rPr>
      <w:t>8</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Pr>
        <w:rFonts w:ascii="Tahoma" w:hAnsi="Tahoma" w:cs="Tahoma"/>
        <w:sz w:val="16"/>
      </w:rPr>
      <w:t>8</w:t>
    </w:r>
    <w:r>
      <w:rPr>
        <w:rFonts w:ascii="Tahoma" w:hAnsi="Tahoma" w:cs="Tahoma"/>
        <w:sz w:val="16"/>
      </w:rPr>
      <w:fldChar w:fldCharType="end"/>
    </w:r>
  </w:p>
  <w:p w14:paraId="096451F0" w14:textId="77777777" w:rsidR="00C6154C" w:rsidRDefault="00C6154C">
    <w:pPr>
      <w:pStyle w:val="Footer"/>
      <w:pBdr>
        <w:top w:val="single" w:sz="4" w:space="0" w:color="auto"/>
      </w:pBdr>
      <w:tabs>
        <w:tab w:val="right" w:pos="-1530"/>
      </w:tabs>
    </w:pPr>
    <w:bookmarkStart w:id="47" w:name="_Toc497713950"/>
    <w:bookmarkEnd w:id="47"/>
  </w:p>
  <w:p w14:paraId="25D536FF" w14:textId="77777777" w:rsidR="00C6154C" w:rsidRDefault="00C6154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9842" w14:textId="77777777" w:rsidR="00E62259" w:rsidRDefault="00E62259">
      <w:r>
        <w:separator/>
      </w:r>
    </w:p>
  </w:footnote>
  <w:footnote w:type="continuationSeparator" w:id="0">
    <w:p w14:paraId="49B18C57" w14:textId="77777777" w:rsidR="00E62259" w:rsidRDefault="00E62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C80C" w14:textId="77777777" w:rsidR="00C6154C" w:rsidRDefault="00000000">
    <w:pPr>
      <w:pStyle w:val="Header"/>
      <w:pBdr>
        <w:bottom w:val="single" w:sz="4" w:space="1" w:color="auto"/>
      </w:pBdr>
      <w:tabs>
        <w:tab w:val="clear" w:pos="8640"/>
        <w:tab w:val="center" w:pos="5220"/>
        <w:tab w:val="right" w:pos="9360"/>
        <w:tab w:val="right" w:pos="10350"/>
      </w:tabs>
      <w:rPr>
        <w:rFonts w:ascii="Tahoma" w:hAnsi="Tahoma" w:cs="Tahoma"/>
        <w:sz w:val="16"/>
      </w:rPr>
    </w:pPr>
    <w:r>
      <w:rPr>
        <w:rFonts w:ascii="Tahoma" w:hAnsi="Tahoma" w:cs="Tahoma"/>
        <w:sz w:val="16"/>
      </w:rPr>
      <w:t>&lt;Project code&gt;</w:t>
    </w:r>
    <w:r>
      <w:rPr>
        <w:rFonts w:ascii="Tahoma" w:hAnsi="Tahoma" w:cs="Tahoma"/>
        <w:sz w:val="16"/>
      </w:rPr>
      <w:tab/>
      <w:t xml:space="preserve">                                         Software Requirements Specifications                                     &lt;Version x&gt;</w:t>
    </w:r>
  </w:p>
  <w:p w14:paraId="3713E789" w14:textId="77777777" w:rsidR="00C6154C" w:rsidRDefault="00C615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D22F" w14:textId="77777777" w:rsidR="00C6154C" w:rsidRDefault="00000000">
    <w:pPr>
      <w:pStyle w:val="Header"/>
      <w:pBdr>
        <w:bottom w:val="single" w:sz="4" w:space="1" w:color="auto"/>
      </w:pBdr>
      <w:tabs>
        <w:tab w:val="clear" w:pos="8640"/>
        <w:tab w:val="center" w:pos="5220"/>
        <w:tab w:val="right" w:pos="9360"/>
        <w:tab w:val="right" w:pos="10350"/>
      </w:tabs>
      <w:rPr>
        <w:rFonts w:ascii="Tahoma" w:hAnsi="Tahoma" w:cs="Tahoma"/>
        <w:sz w:val="16"/>
      </w:rPr>
    </w:pPr>
    <w:r>
      <w:rPr>
        <w:rFonts w:ascii="Tahoma" w:hAnsi="Tahoma" w:cs="Tahoma"/>
        <w:sz w:val="16"/>
      </w:rPr>
      <w:t>&lt;Project code&gt;</w:t>
    </w:r>
    <w:r>
      <w:rPr>
        <w:rFonts w:ascii="Tahoma" w:hAnsi="Tahoma" w:cs="Tahoma"/>
        <w:sz w:val="16"/>
      </w:rPr>
      <w:tab/>
      <w:t>Software Requirements Specifications</w:t>
    </w:r>
    <w:r>
      <w:rPr>
        <w:rFonts w:ascii="Tahoma" w:hAnsi="Tahoma" w:cs="Tahoma"/>
        <w:sz w:val="16"/>
      </w:rPr>
      <w:tab/>
      <w:t xml:space="preserve">        &lt;Version x&gt;</w:t>
    </w:r>
  </w:p>
  <w:p w14:paraId="5F32B936" w14:textId="77777777" w:rsidR="00C6154C" w:rsidRDefault="00C6154C">
    <w:pPr>
      <w:pStyle w:val="Header"/>
      <w:rPr>
        <w:rFonts w:ascii="Arial" w:hAnsi="Arial" w:cs="Arial"/>
        <w:b/>
        <w:bCs/>
        <w:color w:val="FFFFFF"/>
        <w:spacing w:val="40"/>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044F14"/>
    <w:multiLevelType w:val="singleLevel"/>
    <w:tmpl w:val="83044F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AA973F"/>
    <w:multiLevelType w:val="singleLevel"/>
    <w:tmpl w:val="88AA973F"/>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DF74E3D"/>
    <w:multiLevelType w:val="singleLevel"/>
    <w:tmpl w:val="8DF74E3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D775CB2"/>
    <w:multiLevelType w:val="singleLevel"/>
    <w:tmpl w:val="9D775CB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E3EB93D"/>
    <w:multiLevelType w:val="singleLevel"/>
    <w:tmpl w:val="9E3EB93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14CD68A"/>
    <w:multiLevelType w:val="singleLevel"/>
    <w:tmpl w:val="A14CD68A"/>
    <w:lvl w:ilvl="0">
      <w:start w:val="13"/>
      <w:numFmt w:val="upperLetter"/>
      <w:suff w:val="space"/>
      <w:lvlText w:val="%1."/>
      <w:lvlJc w:val="left"/>
      <w:pPr>
        <w:ind w:left="1920" w:firstLine="0"/>
      </w:pPr>
    </w:lvl>
  </w:abstractNum>
  <w:abstractNum w:abstractNumId="6" w15:restartNumberingAfterBreak="0">
    <w:nsid w:val="AA6032E4"/>
    <w:multiLevelType w:val="singleLevel"/>
    <w:tmpl w:val="AA6032E4"/>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0B7D4B2"/>
    <w:multiLevelType w:val="singleLevel"/>
    <w:tmpl w:val="D0B7D4B2"/>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D6DE1D56"/>
    <w:multiLevelType w:val="singleLevel"/>
    <w:tmpl w:val="D6DE1D56"/>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82E3873"/>
    <w:multiLevelType w:val="singleLevel"/>
    <w:tmpl w:val="D82E3873"/>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E61C39D1"/>
    <w:multiLevelType w:val="singleLevel"/>
    <w:tmpl w:val="E61C39D1"/>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07BD13A8"/>
    <w:multiLevelType w:val="multilevel"/>
    <w:tmpl w:val="07BD13A8"/>
    <w:lvl w:ilvl="0">
      <w:start w:val="1"/>
      <w:numFmt w:val="decimal"/>
      <w:lvlText w:val="%1."/>
      <w:lvlJc w:val="left"/>
      <w:pPr>
        <w:tabs>
          <w:tab w:val="left" w:pos="0"/>
        </w:tabs>
        <w:ind w:left="0" w:hanging="360"/>
      </w:pPr>
      <w:rPr>
        <w:rFonts w:hint="default"/>
      </w:rPr>
    </w:lvl>
    <w:lvl w:ilvl="1">
      <w:start w:val="1"/>
      <w:numFmt w:val="decimal"/>
      <w:pStyle w:val="SRSH2"/>
      <w:lvlText w:val="%2.%1"/>
      <w:lvlJc w:val="left"/>
      <w:pPr>
        <w:tabs>
          <w:tab w:val="left" w:pos="360"/>
        </w:tabs>
        <w:ind w:left="360" w:hanging="360"/>
      </w:pPr>
      <w:rPr>
        <w:rFonts w:hint="default"/>
      </w:rPr>
    </w:lvl>
    <w:lvl w:ilvl="2">
      <w:start w:val="1"/>
      <w:numFmt w:val="decimal"/>
      <w:lvlText w:val="%1.%2.%3"/>
      <w:lvlJc w:val="left"/>
      <w:pPr>
        <w:tabs>
          <w:tab w:val="left" w:pos="1080"/>
        </w:tabs>
        <w:ind w:left="720" w:hanging="360"/>
      </w:pPr>
      <w:rPr>
        <w:rFonts w:hint="default"/>
      </w:rPr>
    </w:lvl>
    <w:lvl w:ilvl="3">
      <w:start w:val="1"/>
      <w:numFmt w:val="decimal"/>
      <w:lvlText w:val="(%4)"/>
      <w:lvlJc w:val="left"/>
      <w:pPr>
        <w:tabs>
          <w:tab w:val="left" w:pos="1080"/>
        </w:tabs>
        <w:ind w:left="1080" w:hanging="360"/>
      </w:pPr>
      <w:rPr>
        <w:rFonts w:hint="default"/>
      </w:rPr>
    </w:lvl>
    <w:lvl w:ilvl="4">
      <w:start w:val="1"/>
      <w:numFmt w:val="lowerLetter"/>
      <w:lvlText w:val="(%5)"/>
      <w:lvlJc w:val="left"/>
      <w:pPr>
        <w:tabs>
          <w:tab w:val="left" w:pos="1440"/>
        </w:tabs>
        <w:ind w:left="1440" w:hanging="360"/>
      </w:pPr>
      <w:rPr>
        <w:rFonts w:hint="default"/>
      </w:rPr>
    </w:lvl>
    <w:lvl w:ilvl="5">
      <w:start w:val="1"/>
      <w:numFmt w:val="lowerRoman"/>
      <w:lvlText w:val="(%6)"/>
      <w:lvlJc w:val="left"/>
      <w:pPr>
        <w:tabs>
          <w:tab w:val="left" w:pos="1800"/>
        </w:tabs>
        <w:ind w:left="1800" w:hanging="360"/>
      </w:pPr>
      <w:rPr>
        <w:rFonts w:hint="default"/>
      </w:rPr>
    </w:lvl>
    <w:lvl w:ilvl="6">
      <w:start w:val="1"/>
      <w:numFmt w:val="decimal"/>
      <w:lvlText w:val="%7."/>
      <w:lvlJc w:val="left"/>
      <w:pPr>
        <w:tabs>
          <w:tab w:val="left" w:pos="2160"/>
        </w:tabs>
        <w:ind w:left="2160" w:hanging="360"/>
      </w:pPr>
      <w:rPr>
        <w:rFonts w:hint="default"/>
      </w:rPr>
    </w:lvl>
    <w:lvl w:ilvl="7">
      <w:start w:val="1"/>
      <w:numFmt w:val="lowerLetter"/>
      <w:lvlText w:val="%8."/>
      <w:lvlJc w:val="left"/>
      <w:pPr>
        <w:tabs>
          <w:tab w:val="left" w:pos="2520"/>
        </w:tabs>
        <w:ind w:left="2520" w:hanging="360"/>
      </w:pPr>
      <w:rPr>
        <w:rFonts w:hint="default"/>
      </w:rPr>
    </w:lvl>
    <w:lvl w:ilvl="8">
      <w:start w:val="1"/>
      <w:numFmt w:val="lowerRoman"/>
      <w:lvlText w:val="%9."/>
      <w:lvlJc w:val="left"/>
      <w:pPr>
        <w:tabs>
          <w:tab w:val="left" w:pos="2880"/>
        </w:tabs>
        <w:ind w:left="2880" w:hanging="360"/>
      </w:pPr>
      <w:rPr>
        <w:rFonts w:hint="default"/>
      </w:rPr>
    </w:lvl>
  </w:abstractNum>
  <w:abstractNum w:abstractNumId="12" w15:restartNumberingAfterBreak="0">
    <w:nsid w:val="0B60F14F"/>
    <w:multiLevelType w:val="singleLevel"/>
    <w:tmpl w:val="0B60F14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12160BAA"/>
    <w:multiLevelType w:val="multilevel"/>
    <w:tmpl w:val="12160BAA"/>
    <w:lvl w:ilvl="0">
      <w:start w:val="1"/>
      <w:numFmt w:val="decimal"/>
      <w:lvlText w:val="%1."/>
      <w:lvlJc w:val="left"/>
      <w:pPr>
        <w:tabs>
          <w:tab w:val="left" w:pos="360"/>
        </w:tabs>
        <w:ind w:left="360" w:hanging="360"/>
      </w:pPr>
      <w:rPr>
        <w:rFonts w:hint="default"/>
        <w:sz w:val="32"/>
      </w:rPr>
    </w:lvl>
    <w:lvl w:ilvl="1">
      <w:start w:val="1"/>
      <w:numFmt w:val="decimal"/>
      <w:isLgl/>
      <w:lvlText w:val="%1.%2"/>
      <w:lvlJc w:val="left"/>
      <w:pPr>
        <w:tabs>
          <w:tab w:val="left" w:pos="390"/>
        </w:tabs>
        <w:ind w:left="390" w:hanging="39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4" w15:restartNumberingAfterBreak="0">
    <w:nsid w:val="124FE9AD"/>
    <w:multiLevelType w:val="singleLevel"/>
    <w:tmpl w:val="124FE9AD"/>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8047ADB"/>
    <w:multiLevelType w:val="multilevel"/>
    <w:tmpl w:val="18047ADB"/>
    <w:lvl w:ilvl="0">
      <w:start w:val="1"/>
      <w:numFmt w:val="decimal"/>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pStyle w:val="Heading3"/>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6" w15:restartNumberingAfterBreak="0">
    <w:nsid w:val="1F7801CE"/>
    <w:multiLevelType w:val="multilevel"/>
    <w:tmpl w:val="1F7801CE"/>
    <w:lvl w:ilvl="0">
      <w:start w:val="1"/>
      <w:numFmt w:val="decimal"/>
      <w:pStyle w:val="SRSH1"/>
      <w:lvlText w:val="Section %1:"/>
      <w:lvlJc w:val="left"/>
      <w:pPr>
        <w:tabs>
          <w:tab w:val="left" w:pos="1800"/>
        </w:tabs>
        <w:ind w:left="360" w:hanging="360"/>
      </w:pPr>
      <w:rPr>
        <w:rFonts w:hint="default"/>
      </w:rPr>
    </w:lvl>
    <w:lvl w:ilvl="1">
      <w:start w:val="1"/>
      <w:numFmt w:val="decimal"/>
      <w:lvlText w:val="%1.%2."/>
      <w:lvlJc w:val="left"/>
      <w:pPr>
        <w:tabs>
          <w:tab w:val="left" w:pos="792"/>
        </w:tabs>
        <w:ind w:left="792" w:hanging="432"/>
      </w:pPr>
      <w:rPr>
        <w:rFonts w:hint="default"/>
      </w:rPr>
    </w:lvl>
    <w:lvl w:ilvl="2">
      <w:start w:val="1"/>
      <w:numFmt w:val="decimal"/>
      <w:lvlText w:val="%1.%2.%3."/>
      <w:lvlJc w:val="left"/>
      <w:pPr>
        <w:tabs>
          <w:tab w:val="left" w:pos="1440"/>
        </w:tabs>
        <w:ind w:left="1224" w:hanging="504"/>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7" w15:restartNumberingAfterBreak="0">
    <w:nsid w:val="3079A0F3"/>
    <w:multiLevelType w:val="singleLevel"/>
    <w:tmpl w:val="3079A0F3"/>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3F1D2DB3"/>
    <w:multiLevelType w:val="singleLevel"/>
    <w:tmpl w:val="3F1D2DB3"/>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72E635A4"/>
    <w:multiLevelType w:val="singleLevel"/>
    <w:tmpl w:val="72E635A4"/>
    <w:lvl w:ilvl="0">
      <w:start w:val="1"/>
      <w:numFmt w:val="bullet"/>
      <w:pStyle w:val="ListBulletFirstItem"/>
      <w:lvlText w:val=""/>
      <w:lvlJc w:val="left"/>
      <w:pPr>
        <w:tabs>
          <w:tab w:val="left" w:pos="360"/>
        </w:tabs>
        <w:ind w:left="360" w:hanging="360"/>
      </w:pPr>
      <w:rPr>
        <w:rFonts w:ascii="CommonBullets" w:hAnsi="CommonBullets" w:hint="default"/>
        <w:color w:val="auto"/>
      </w:rPr>
    </w:lvl>
  </w:abstractNum>
  <w:num w:numId="1" w16cid:durableId="1411384993">
    <w:abstractNumId w:val="15"/>
  </w:num>
  <w:num w:numId="2" w16cid:durableId="510753421">
    <w:abstractNumId w:val="16"/>
  </w:num>
  <w:num w:numId="3" w16cid:durableId="1985619078">
    <w:abstractNumId w:val="11"/>
  </w:num>
  <w:num w:numId="4" w16cid:durableId="1465075158">
    <w:abstractNumId w:val="19"/>
  </w:num>
  <w:num w:numId="5" w16cid:durableId="1742750933">
    <w:abstractNumId w:val="5"/>
  </w:num>
  <w:num w:numId="6" w16cid:durableId="889612360">
    <w:abstractNumId w:val="13"/>
  </w:num>
  <w:num w:numId="7" w16cid:durableId="1719431753">
    <w:abstractNumId w:val="12"/>
  </w:num>
  <w:num w:numId="8" w16cid:durableId="510805361">
    <w:abstractNumId w:val="0"/>
  </w:num>
  <w:num w:numId="9" w16cid:durableId="1459497228">
    <w:abstractNumId w:val="14"/>
  </w:num>
  <w:num w:numId="10" w16cid:durableId="1482692002">
    <w:abstractNumId w:val="17"/>
  </w:num>
  <w:num w:numId="11" w16cid:durableId="2048871344">
    <w:abstractNumId w:val="18"/>
  </w:num>
  <w:num w:numId="12" w16cid:durableId="670260512">
    <w:abstractNumId w:val="9"/>
  </w:num>
  <w:num w:numId="13" w16cid:durableId="1624578961">
    <w:abstractNumId w:val="6"/>
  </w:num>
  <w:num w:numId="14" w16cid:durableId="1763647973">
    <w:abstractNumId w:val="1"/>
  </w:num>
  <w:num w:numId="15" w16cid:durableId="1515874063">
    <w:abstractNumId w:val="3"/>
  </w:num>
  <w:num w:numId="16" w16cid:durableId="4790330">
    <w:abstractNumId w:val="7"/>
  </w:num>
  <w:num w:numId="17" w16cid:durableId="181357062">
    <w:abstractNumId w:val="10"/>
  </w:num>
  <w:num w:numId="18" w16cid:durableId="282155137">
    <w:abstractNumId w:val="4"/>
  </w:num>
  <w:num w:numId="19" w16cid:durableId="1020467925">
    <w:abstractNumId w:val="2"/>
  </w:num>
  <w:num w:numId="20" w16cid:durableId="63969949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rukh Saleem">
    <w15:presenceInfo w15:providerId="None" w15:userId="Farrukh Saleem"/>
  </w15:person>
  <w15:person w15:author="maryum">
    <w15:presenceInfo w15:providerId="None" w15:userId="maryum"/>
  </w15:person>
  <w15:person w15:author="Maryum Zaidi">
    <w15:presenceInfo w15:providerId="None" w15:userId="Maryum Zaidi"/>
  </w15:person>
  <w15:person w15:author="Maryum Xedi">
    <w15:presenceInfo w15:providerId="None" w15:userId="Maryum Xed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A2"/>
    <w:rsid w:val="000D415B"/>
    <w:rsid w:val="00234F7C"/>
    <w:rsid w:val="002373F9"/>
    <w:rsid w:val="002C499C"/>
    <w:rsid w:val="00405074"/>
    <w:rsid w:val="0048517E"/>
    <w:rsid w:val="004977FE"/>
    <w:rsid w:val="00507C94"/>
    <w:rsid w:val="005C6D28"/>
    <w:rsid w:val="00670FA2"/>
    <w:rsid w:val="009226FC"/>
    <w:rsid w:val="00AB0BFD"/>
    <w:rsid w:val="00C11E4E"/>
    <w:rsid w:val="00C44B01"/>
    <w:rsid w:val="00C6154C"/>
    <w:rsid w:val="00DF5AE6"/>
    <w:rsid w:val="00E62259"/>
    <w:rsid w:val="00E71EAB"/>
    <w:rsid w:val="00F30CA0"/>
    <w:rsid w:val="00F54C14"/>
    <w:rsid w:val="05F269C5"/>
    <w:rsid w:val="0FE1571A"/>
    <w:rsid w:val="16614EF1"/>
    <w:rsid w:val="2BCA2B60"/>
    <w:rsid w:val="4DA46F6B"/>
    <w:rsid w:val="51E12D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56B0B"/>
  <w15:docId w15:val="{483C164D-4329-45F9-850E-3A724EF3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heading 1" w:qFormat="1"/>
    <w:lsdException w:name="heading 2" w:qFormat="1"/>
    <w:lsdException w:name="heading 6"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pPr>
      <w:keepNext/>
      <w:numPr>
        <w:ilvl w:val="2"/>
        <w:numId w:val="1"/>
      </w:numPr>
      <w:spacing w:before="240" w:after="60"/>
      <w:outlineLvl w:val="2"/>
    </w:pPr>
    <w:rPr>
      <w:b/>
      <w:bCs/>
      <w:sz w:val="28"/>
      <w:szCs w:val="26"/>
    </w:rPr>
  </w:style>
  <w:style w:type="paragraph" w:styleId="Heading4">
    <w:name w:val="heading 4"/>
    <w:basedOn w:val="Normal"/>
    <w:next w:val="Normal"/>
    <w:pPr>
      <w:keepNext/>
      <w:numPr>
        <w:ilvl w:val="3"/>
        <w:numId w:val="1"/>
      </w:numPr>
      <w:outlineLvl w:val="3"/>
    </w:pPr>
    <w:rPr>
      <w:b/>
      <w:bCs/>
    </w:rPr>
  </w:style>
  <w:style w:type="paragraph" w:styleId="Heading5">
    <w:name w:val="heading 5"/>
    <w:basedOn w:val="Normal"/>
    <w:next w:val="Normal"/>
    <w:pPr>
      <w:keepNext/>
      <w:numPr>
        <w:ilvl w:val="4"/>
        <w:numId w:val="1"/>
      </w:numPr>
      <w:outlineLvl w:val="4"/>
    </w:pPr>
    <w:rPr>
      <w:b/>
      <w:bCs/>
    </w:rPr>
  </w:style>
  <w:style w:type="paragraph" w:styleId="Heading6">
    <w:name w:val="heading 6"/>
    <w:basedOn w:val="Normal"/>
    <w:next w:val="Normal"/>
    <w:qFormat/>
    <w:pPr>
      <w:keepNext/>
      <w:numPr>
        <w:ilvl w:val="5"/>
        <w:numId w:val="1"/>
      </w:numPr>
      <w:jc w:val="center"/>
      <w:outlineLvl w:val="5"/>
    </w:pPr>
    <w:rPr>
      <w:b/>
      <w:bCs/>
      <w:sz w:val="7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lockText">
    <w:name w:val="Block Text"/>
    <w:basedOn w:val="Normal"/>
    <w:qFormat/>
    <w:pPr>
      <w:ind w:left="390" w:right="720"/>
      <w:jc w:val="both"/>
    </w:pPr>
    <w:rPr>
      <w:i/>
      <w:sz w:val="20"/>
    </w:rPr>
  </w:style>
  <w:style w:type="paragraph" w:styleId="BodyText">
    <w:name w:val="Body Text"/>
    <w:basedOn w:val="Normal"/>
    <w:qFormat/>
    <w:pPr>
      <w:jc w:val="center"/>
    </w:pPr>
  </w:style>
  <w:style w:type="paragraph" w:styleId="BodyText2">
    <w:name w:val="Body Text 2"/>
    <w:basedOn w:val="Normal"/>
    <w:qFormat/>
    <w:rPr>
      <w:i/>
      <w:iCs/>
    </w:rPr>
  </w:style>
  <w:style w:type="paragraph" w:styleId="BodyText3">
    <w:name w:val="Body Text 3"/>
    <w:basedOn w:val="Normal"/>
    <w:qFormat/>
    <w:rPr>
      <w:sz w:val="20"/>
    </w:rPr>
  </w:style>
  <w:style w:type="paragraph" w:styleId="BodyTextIndent">
    <w:name w:val="Body Text Indent"/>
    <w:basedOn w:val="Normal"/>
    <w:qFormat/>
    <w:pPr>
      <w:ind w:left="360"/>
    </w:pPr>
  </w:style>
  <w:style w:type="paragraph" w:styleId="BodyTextIndent2">
    <w:name w:val="Body Text Indent 2"/>
    <w:basedOn w:val="Normal"/>
    <w:qFormat/>
    <w:pPr>
      <w:ind w:left="360"/>
      <w:jc w:val="both"/>
    </w:pPr>
    <w:rPr>
      <w:i/>
      <w:sz w:val="20"/>
    </w:rPr>
  </w:style>
  <w:style w:type="paragraph" w:styleId="BodyTextIndent3">
    <w:name w:val="Body Text Indent 3"/>
    <w:basedOn w:val="Normal"/>
    <w:qFormat/>
    <w:pPr>
      <w:ind w:left="390"/>
      <w:jc w:val="both"/>
    </w:pPr>
    <w:rPr>
      <w:i/>
      <w:sz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basedOn w:val="Normal"/>
    <w:qFormat/>
    <w:pPr>
      <w:spacing w:before="100" w:beforeAutospacing="1" w:after="100" w:afterAutospacing="1"/>
    </w:pPr>
    <w:rPr>
      <w:sz w:val="16"/>
      <w:szCs w:val="16"/>
    </w:rPr>
  </w:style>
  <w:style w:type="character" w:styleId="PageNumber">
    <w:name w:val="page number"/>
    <w:basedOn w:val="DefaultParagraphFont"/>
    <w:qFormat/>
  </w:style>
  <w:style w:type="character" w:styleId="Strong">
    <w:name w:val="Strong"/>
    <w:basedOn w:val="DefaultParagraphFont"/>
    <w:qFormat/>
    <w:rPr>
      <w:b/>
      <w:bCs/>
    </w:rPr>
  </w:style>
  <w:style w:type="paragraph" w:styleId="Subtitle">
    <w:name w:val="Subtitle"/>
    <w:basedOn w:val="Normal"/>
    <w:qFormat/>
    <w:pPr>
      <w:keepNext/>
      <w:spacing w:before="240" w:after="60"/>
      <w:jc w:val="both"/>
    </w:pPr>
    <w:rPr>
      <w:rFonts w:ascii="Verdana" w:hAnsi="Verdana"/>
      <w:b/>
      <w:szCs w:val="20"/>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C1">
    <w:name w:val="toc 1"/>
    <w:basedOn w:val="Normal"/>
    <w:next w:val="Normal"/>
    <w:semiHidden/>
    <w:qFormat/>
    <w:pPr>
      <w:spacing w:before="120" w:after="120"/>
    </w:pPr>
    <w:rPr>
      <w:b/>
      <w:bCs/>
      <w:caps/>
    </w:rPr>
  </w:style>
  <w:style w:type="paragraph" w:styleId="TOC2">
    <w:name w:val="toc 2"/>
    <w:basedOn w:val="Normal"/>
    <w:next w:val="Normal"/>
    <w:semiHidden/>
    <w:qFormat/>
    <w:pPr>
      <w:tabs>
        <w:tab w:val="left" w:pos="540"/>
        <w:tab w:val="right" w:leader="dot" w:pos="9350"/>
      </w:tabs>
      <w:spacing w:line="360" w:lineRule="auto"/>
      <w:ind w:left="240"/>
    </w:pPr>
    <w:rPr>
      <w:smallCaps/>
    </w:rPr>
  </w:style>
  <w:style w:type="paragraph" w:styleId="TOC3">
    <w:name w:val="toc 3"/>
    <w:basedOn w:val="Normal"/>
    <w:next w:val="Normal"/>
    <w:semiHidden/>
    <w:qFormat/>
    <w:pPr>
      <w:ind w:left="480"/>
    </w:pPr>
    <w:rPr>
      <w:i/>
      <w:iCs/>
    </w:rPr>
  </w:style>
  <w:style w:type="paragraph" w:styleId="TOC4">
    <w:name w:val="toc 4"/>
    <w:basedOn w:val="Normal"/>
    <w:next w:val="Normal"/>
    <w:semiHidden/>
    <w:qFormat/>
    <w:pPr>
      <w:ind w:left="720"/>
    </w:pPr>
    <w:rPr>
      <w:szCs w:val="21"/>
    </w:rPr>
  </w:style>
  <w:style w:type="paragraph" w:styleId="TOC5">
    <w:name w:val="toc 5"/>
    <w:basedOn w:val="Normal"/>
    <w:next w:val="Normal"/>
    <w:semiHidden/>
    <w:qFormat/>
    <w:pPr>
      <w:ind w:left="960"/>
    </w:pPr>
    <w:rPr>
      <w:szCs w:val="21"/>
    </w:rPr>
  </w:style>
  <w:style w:type="paragraph" w:styleId="TOC6">
    <w:name w:val="toc 6"/>
    <w:basedOn w:val="Normal"/>
    <w:next w:val="Normal"/>
    <w:semiHidden/>
    <w:qFormat/>
    <w:pPr>
      <w:ind w:left="1200"/>
    </w:pPr>
    <w:rPr>
      <w:szCs w:val="21"/>
    </w:rPr>
  </w:style>
  <w:style w:type="paragraph" w:styleId="TOC7">
    <w:name w:val="toc 7"/>
    <w:basedOn w:val="Normal"/>
    <w:next w:val="Normal"/>
    <w:semiHidden/>
    <w:qFormat/>
    <w:pPr>
      <w:ind w:left="1440"/>
    </w:pPr>
    <w:rPr>
      <w:szCs w:val="21"/>
    </w:rPr>
  </w:style>
  <w:style w:type="paragraph" w:styleId="TOC8">
    <w:name w:val="toc 8"/>
    <w:basedOn w:val="Normal"/>
    <w:next w:val="Normal"/>
    <w:semiHidden/>
    <w:qFormat/>
    <w:pPr>
      <w:ind w:left="1680"/>
    </w:pPr>
    <w:rPr>
      <w:szCs w:val="21"/>
    </w:rPr>
  </w:style>
  <w:style w:type="paragraph" w:styleId="TOC9">
    <w:name w:val="toc 9"/>
    <w:basedOn w:val="Normal"/>
    <w:next w:val="Normal"/>
    <w:semiHidden/>
    <w:qFormat/>
    <w:pPr>
      <w:ind w:left="1920"/>
    </w:pPr>
    <w:rPr>
      <w:szCs w:val="21"/>
    </w:rPr>
  </w:style>
  <w:style w:type="paragraph" w:customStyle="1" w:styleId="title1">
    <w:name w:val="title1"/>
    <w:basedOn w:val="Normal"/>
    <w:qFormat/>
    <w:pPr>
      <w:jc w:val="center"/>
    </w:pPr>
  </w:style>
  <w:style w:type="paragraph" w:customStyle="1" w:styleId="title2">
    <w:name w:val="title 2"/>
    <w:basedOn w:val="Normal"/>
    <w:qFormat/>
    <w:rPr>
      <w:b/>
      <w:i/>
      <w:sz w:val="20"/>
    </w:rPr>
  </w:style>
  <w:style w:type="paragraph" w:customStyle="1" w:styleId="SRSH1">
    <w:name w:val="SRSH1"/>
    <w:basedOn w:val="Heading1"/>
    <w:qFormat/>
    <w:pPr>
      <w:numPr>
        <w:numId w:val="2"/>
      </w:numPr>
    </w:pPr>
    <w:rPr>
      <w:rFonts w:ascii="Verdana" w:hAnsi="Verdana"/>
      <w:sz w:val="22"/>
    </w:rPr>
  </w:style>
  <w:style w:type="paragraph" w:customStyle="1" w:styleId="SRSH2">
    <w:name w:val="SRSH2"/>
    <w:basedOn w:val="Heading2"/>
    <w:qFormat/>
    <w:pPr>
      <w:numPr>
        <w:ilvl w:val="1"/>
        <w:numId w:val="3"/>
      </w:numPr>
    </w:pPr>
    <w:rPr>
      <w:i w:val="0"/>
      <w:sz w:val="24"/>
    </w:rPr>
  </w:style>
  <w:style w:type="paragraph" w:customStyle="1" w:styleId="h1">
    <w:name w:val="h1"/>
    <w:basedOn w:val="Normal"/>
    <w:qFormat/>
    <w:rPr>
      <w:rFonts w:ascii="Arial" w:hAnsi="Arial"/>
      <w:b/>
      <w:sz w:val="28"/>
    </w:rPr>
  </w:style>
  <w:style w:type="paragraph" w:customStyle="1" w:styleId="H2">
    <w:name w:val="H2"/>
    <w:basedOn w:val="Normal"/>
    <w:qFormat/>
    <w:rPr>
      <w:b/>
      <w:sz w:val="28"/>
    </w:rPr>
  </w:style>
  <w:style w:type="paragraph" w:customStyle="1" w:styleId="H3">
    <w:name w:val="H3"/>
    <w:basedOn w:val="Normal"/>
    <w:qFormat/>
    <w:rPr>
      <w:b/>
    </w:rPr>
  </w:style>
  <w:style w:type="paragraph" w:customStyle="1" w:styleId="doctitle">
    <w:name w:val="doctitle"/>
    <w:basedOn w:val="Normal"/>
    <w:qFormat/>
    <w:pPr>
      <w:spacing w:before="720" w:after="240"/>
      <w:jc w:val="center"/>
    </w:pPr>
    <w:rPr>
      <w:rFonts w:ascii="Century Gothic" w:hAnsi="Century Gothic"/>
      <w:b/>
      <w:bCs/>
      <w:sz w:val="72"/>
    </w:rPr>
  </w:style>
  <w:style w:type="paragraph" w:customStyle="1" w:styleId="special">
    <w:name w:val="special"/>
    <w:basedOn w:val="doctitle"/>
    <w:qFormat/>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paragraph" w:customStyle="1" w:styleId="TableEntry">
    <w:name w:val="Table Entry"/>
    <w:basedOn w:val="Normal"/>
    <w:qFormat/>
    <w:rPr>
      <w:rFonts w:ascii="Verdana" w:hAnsi="Verdana"/>
      <w:color w:val="000000"/>
      <w:sz w:val="16"/>
      <w:szCs w:val="20"/>
    </w:rPr>
  </w:style>
  <w:style w:type="paragraph" w:customStyle="1" w:styleId="TableHeading">
    <w:name w:val="Table Heading"/>
    <w:basedOn w:val="TableEntry"/>
    <w:qFormat/>
    <w:rPr>
      <w:b/>
      <w:color w:val="FFFFFF"/>
    </w:rPr>
  </w:style>
  <w:style w:type="paragraph" w:customStyle="1" w:styleId="ListBulletFirstItem">
    <w:name w:val="List Bullet First Item"/>
    <w:basedOn w:val="Normal"/>
    <w:qFormat/>
    <w:pPr>
      <w:numPr>
        <w:numId w:val="4"/>
      </w:numPr>
      <w:spacing w:before="120"/>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16</Pages>
  <Words>3802</Words>
  <Characters>21674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creator>Talha Javed</dc:creator>
  <cp:lastModifiedBy>New</cp:lastModifiedBy>
  <cp:revision>10</cp:revision>
  <cp:lastPrinted>2003-09-15T13:57:00Z</cp:lastPrinted>
  <dcterms:created xsi:type="dcterms:W3CDTF">2025-11-08T17:38:00Z</dcterms:created>
  <dcterms:modified xsi:type="dcterms:W3CDTF">2025-11-09T04:19:00Z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65A1C155DDE3453CA179B3EFAFBFDDED_13</vt:lpwstr>
  </property>
</Properties>
</file>